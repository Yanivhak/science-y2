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61D" w:rsidRPr="0079161D" w:rsidRDefault="0079161D" w:rsidP="001916D5">
      <w:pPr>
        <w:pStyle w:val="1"/>
        <w:spacing w:line="360" w:lineRule="auto"/>
        <w:jc w:val="right"/>
        <w:rPr>
          <w:rFonts w:asciiTheme="minorBidi" w:hAnsiTheme="minorBidi" w:cs="David"/>
          <w:b w:val="0"/>
          <w:bCs w:val="0"/>
          <w:w w:val="90"/>
          <w:sz w:val="24"/>
          <w:szCs w:val="24"/>
          <w:rtl/>
        </w:rPr>
      </w:pPr>
      <w:bookmarkStart w:id="0" w:name="_GoBack"/>
      <w:bookmarkEnd w:id="0"/>
      <w:r w:rsidRPr="0079161D">
        <w:rPr>
          <w:rFonts w:asciiTheme="minorBidi" w:hAnsiTheme="minorBidi" w:cs="David" w:hint="cs"/>
          <w:b w:val="0"/>
          <w:bCs w:val="0"/>
          <w:w w:val="90"/>
          <w:sz w:val="24"/>
          <w:szCs w:val="24"/>
          <w:rtl/>
        </w:rPr>
        <w:t>1</w:t>
      </w:r>
      <w:r w:rsidR="001916D5">
        <w:rPr>
          <w:rFonts w:asciiTheme="minorBidi" w:hAnsiTheme="minorBidi" w:cs="David" w:hint="cs"/>
          <w:b w:val="0"/>
          <w:bCs w:val="0"/>
          <w:w w:val="90"/>
          <w:sz w:val="24"/>
          <w:szCs w:val="24"/>
          <w:rtl/>
        </w:rPr>
        <w:t>7</w:t>
      </w:r>
      <w:r w:rsidRPr="0079161D">
        <w:rPr>
          <w:rFonts w:asciiTheme="minorBidi" w:hAnsiTheme="minorBidi" w:cs="David" w:hint="cs"/>
          <w:b w:val="0"/>
          <w:bCs w:val="0"/>
          <w:w w:val="90"/>
          <w:sz w:val="24"/>
          <w:szCs w:val="24"/>
          <w:rtl/>
        </w:rPr>
        <w:t>.8.14</w:t>
      </w:r>
    </w:p>
    <w:p w:rsidR="0025412A" w:rsidRPr="00791537" w:rsidRDefault="0025412A" w:rsidP="00C67BA1">
      <w:pPr>
        <w:pStyle w:val="1"/>
        <w:spacing w:before="0" w:after="0" w:line="360" w:lineRule="auto"/>
        <w:jc w:val="both"/>
        <w:rPr>
          <w:rFonts w:asciiTheme="minorBidi" w:hAnsiTheme="minorBidi" w:cs="David"/>
          <w:w w:val="90"/>
          <w:rtl/>
        </w:rPr>
      </w:pPr>
      <w:r w:rsidRPr="005154DB">
        <w:rPr>
          <w:rFonts w:asciiTheme="minorBidi" w:hAnsiTheme="minorBidi" w:cs="David"/>
          <w:w w:val="90"/>
          <w:rtl/>
        </w:rPr>
        <w:t>מיקרואורגניזמים בדגש על מחקרים פורצי דרך</w:t>
      </w:r>
    </w:p>
    <w:p w:rsidR="0025412A" w:rsidRPr="00791537" w:rsidRDefault="0025412A" w:rsidP="00C67BA1">
      <w:pPr>
        <w:pStyle w:val="20"/>
        <w:rPr>
          <w:rFonts w:asciiTheme="minorBidi" w:hAnsiTheme="minorBidi"/>
          <w:sz w:val="32"/>
          <w:szCs w:val="32"/>
          <w:rtl/>
        </w:rPr>
      </w:pPr>
      <w:r w:rsidRPr="00791537">
        <w:rPr>
          <w:rFonts w:asciiTheme="minorBidi" w:hAnsiTheme="minorBidi"/>
          <w:sz w:val="32"/>
          <w:szCs w:val="32"/>
          <w:rtl/>
        </w:rPr>
        <w:t>מבט על</w:t>
      </w:r>
    </w:p>
    <w:p w:rsidR="0025412A" w:rsidRPr="00791537" w:rsidRDefault="0025412A" w:rsidP="00C67BA1">
      <w:pPr>
        <w:pStyle w:val="1"/>
        <w:spacing w:before="0" w:after="0" w:line="360" w:lineRule="auto"/>
        <w:rPr>
          <w:rFonts w:asciiTheme="minorBidi" w:hAnsiTheme="minorBidi" w:cs="David"/>
          <w:b w:val="0"/>
          <w:bCs w:val="0"/>
          <w:sz w:val="24"/>
          <w:szCs w:val="24"/>
          <w:rtl/>
        </w:rPr>
      </w:pPr>
      <w:r w:rsidRPr="00791537">
        <w:rPr>
          <w:rFonts w:asciiTheme="minorBidi" w:hAnsiTheme="minorBidi" w:cs="David"/>
          <w:b w:val="0"/>
          <w:bCs w:val="0"/>
          <w:sz w:val="24"/>
          <w:szCs w:val="24"/>
          <w:rtl/>
        </w:rPr>
        <w:t xml:space="preserve">הנושא </w:t>
      </w:r>
      <w:r>
        <w:rPr>
          <w:rFonts w:asciiTheme="minorBidi" w:hAnsiTheme="minorBidi" w:cs="David" w:hint="cs"/>
          <w:b w:val="0"/>
          <w:bCs w:val="0"/>
          <w:sz w:val="24"/>
          <w:szCs w:val="24"/>
          <w:rtl/>
        </w:rPr>
        <w:t>"</w:t>
      </w:r>
      <w:r w:rsidRPr="00791537">
        <w:rPr>
          <w:rFonts w:asciiTheme="minorBidi" w:hAnsiTheme="minorBidi" w:cs="David"/>
          <w:b w:val="0"/>
          <w:bCs w:val="0"/>
          <w:sz w:val="24"/>
          <w:szCs w:val="24"/>
          <w:rtl/>
        </w:rPr>
        <w:t xml:space="preserve">מיקרואורגניזמים </w:t>
      </w:r>
      <w:r>
        <w:rPr>
          <w:rFonts w:asciiTheme="minorBidi" w:hAnsiTheme="minorBidi" w:cs="David" w:hint="cs"/>
          <w:b w:val="0"/>
          <w:bCs w:val="0"/>
          <w:sz w:val="24"/>
          <w:szCs w:val="24"/>
          <w:rtl/>
        </w:rPr>
        <w:t xml:space="preserve">בדגש על מחקרים פורצי דרך" </w:t>
      </w:r>
      <w:r w:rsidRPr="00791537">
        <w:rPr>
          <w:rFonts w:asciiTheme="minorBidi" w:hAnsiTheme="minorBidi" w:cs="David"/>
          <w:b w:val="0"/>
          <w:bCs w:val="0"/>
          <w:sz w:val="24"/>
          <w:szCs w:val="24"/>
          <w:rtl/>
        </w:rPr>
        <w:t xml:space="preserve">מתמקד בקבוצה של יצורים (אורגניזמים) זעירים, ששייכים לקבוצות מיון (קבוצות סיסטמטיות) שונות: חיידקים, חד-תאיים כמו פרוטוזואה, אצות ופטריות. העניין ביצורים הזעירים הוא רב בשל תפוצתם הנרחבת, בשל התפקוד החשוב שהם ממלאים בביוספרה ובשל חשיבותם לחיינו ולקיומנו. </w:t>
      </w:r>
    </w:p>
    <w:p w:rsidR="0025412A" w:rsidRPr="00791537" w:rsidRDefault="0025412A" w:rsidP="007C7B8F">
      <w:pPr>
        <w:pStyle w:val="1"/>
        <w:spacing w:line="360" w:lineRule="auto"/>
        <w:rPr>
          <w:rFonts w:asciiTheme="minorBidi" w:hAnsiTheme="minorBidi" w:cs="David"/>
          <w:b w:val="0"/>
          <w:bCs w:val="0"/>
          <w:sz w:val="24"/>
          <w:szCs w:val="24"/>
          <w:rtl/>
        </w:rPr>
      </w:pPr>
      <w:r w:rsidRPr="00791537">
        <w:rPr>
          <w:rFonts w:asciiTheme="minorBidi" w:hAnsiTheme="minorBidi" w:cs="David"/>
          <w:b w:val="0"/>
          <w:bCs w:val="0"/>
          <w:sz w:val="24"/>
          <w:szCs w:val="24"/>
          <w:rtl/>
        </w:rPr>
        <w:t>לתכונותיהם המיוחדות של המיקרואורגניזמים ולמגוון יחסי הגומלין שהם מסוגלים לפתח, יש משמעות רבה לחיי האדם, כגון הצורך לעבד מזון ולשמרו מפני ריקבון</w:t>
      </w:r>
      <w:r>
        <w:rPr>
          <w:rFonts w:asciiTheme="minorBidi" w:hAnsiTheme="minorBidi" w:cs="David" w:hint="cs"/>
          <w:b w:val="0"/>
          <w:bCs w:val="0"/>
          <w:sz w:val="24"/>
          <w:szCs w:val="24"/>
          <w:rtl/>
        </w:rPr>
        <w:t xml:space="preserve"> הנגרם על ידי מיקרואורגניזמים</w:t>
      </w:r>
      <w:r w:rsidRPr="00791537">
        <w:rPr>
          <w:rFonts w:asciiTheme="minorBidi" w:hAnsiTheme="minorBidi" w:cs="David"/>
          <w:b w:val="0"/>
          <w:bCs w:val="0"/>
          <w:sz w:val="24"/>
          <w:szCs w:val="24"/>
          <w:rtl/>
        </w:rPr>
        <w:t xml:space="preserve">, הבנת מחלות הנגרמות על ידי מיקרואורגניזמים, מניעתן </w:t>
      </w:r>
      <w:r w:rsidR="007C7B8F" w:rsidRPr="00791537">
        <w:rPr>
          <w:rFonts w:asciiTheme="minorBidi" w:hAnsiTheme="minorBidi" w:cs="David"/>
          <w:b w:val="0"/>
          <w:bCs w:val="0"/>
          <w:sz w:val="24"/>
          <w:szCs w:val="24"/>
          <w:rtl/>
        </w:rPr>
        <w:t>ו</w:t>
      </w:r>
      <w:r w:rsidR="007C7B8F">
        <w:rPr>
          <w:rFonts w:asciiTheme="minorBidi" w:hAnsiTheme="minorBidi" w:cs="David" w:hint="cs"/>
          <w:b w:val="0"/>
          <w:bCs w:val="0"/>
          <w:sz w:val="24"/>
          <w:szCs w:val="24"/>
          <w:rtl/>
        </w:rPr>
        <w:t>דרכי ה</w:t>
      </w:r>
      <w:r w:rsidR="007C7B8F" w:rsidRPr="00791537">
        <w:rPr>
          <w:rFonts w:asciiTheme="minorBidi" w:hAnsiTheme="minorBidi" w:cs="David"/>
          <w:b w:val="0"/>
          <w:bCs w:val="0"/>
          <w:sz w:val="24"/>
          <w:szCs w:val="24"/>
          <w:rtl/>
        </w:rPr>
        <w:t xml:space="preserve">טיפול </w:t>
      </w:r>
      <w:r w:rsidRPr="00791537">
        <w:rPr>
          <w:rFonts w:asciiTheme="minorBidi" w:hAnsiTheme="minorBidi" w:cs="David"/>
          <w:b w:val="0"/>
          <w:bCs w:val="0"/>
          <w:sz w:val="24"/>
          <w:szCs w:val="24"/>
          <w:rtl/>
        </w:rPr>
        <w:t>בהן</w:t>
      </w:r>
      <w:r>
        <w:rPr>
          <w:rFonts w:asciiTheme="minorBidi" w:hAnsiTheme="minorBidi" w:cs="David" w:hint="cs"/>
          <w:b w:val="0"/>
          <w:bCs w:val="0"/>
          <w:sz w:val="24"/>
          <w:szCs w:val="24"/>
          <w:rtl/>
        </w:rPr>
        <w:t xml:space="preserve"> ועוד</w:t>
      </w:r>
      <w:r w:rsidRPr="00791537">
        <w:rPr>
          <w:rFonts w:asciiTheme="minorBidi" w:hAnsiTheme="minorBidi" w:cs="David"/>
          <w:b w:val="0"/>
          <w:bCs w:val="0"/>
          <w:sz w:val="24"/>
          <w:szCs w:val="24"/>
          <w:rtl/>
        </w:rPr>
        <w:t>.</w:t>
      </w:r>
    </w:p>
    <w:p w:rsidR="0025412A" w:rsidRPr="00791537" w:rsidRDefault="0025412A" w:rsidP="00BA5EC3">
      <w:pPr>
        <w:pStyle w:val="1"/>
        <w:spacing w:line="360" w:lineRule="auto"/>
        <w:rPr>
          <w:rFonts w:asciiTheme="minorBidi" w:hAnsiTheme="minorBidi" w:cs="David"/>
          <w:b w:val="0"/>
          <w:bCs w:val="0"/>
          <w:sz w:val="24"/>
          <w:szCs w:val="24"/>
          <w:rtl/>
        </w:rPr>
      </w:pPr>
      <w:r>
        <w:rPr>
          <w:rFonts w:asciiTheme="minorBidi" w:hAnsiTheme="minorBidi" w:cs="David" w:hint="cs"/>
          <w:b w:val="0"/>
          <w:bCs w:val="0"/>
          <w:sz w:val="24"/>
          <w:szCs w:val="24"/>
          <w:rtl/>
        </w:rPr>
        <w:t xml:space="preserve">במקביל, </w:t>
      </w:r>
      <w:r w:rsidRPr="00791537">
        <w:rPr>
          <w:rFonts w:asciiTheme="minorBidi" w:hAnsiTheme="minorBidi" w:cs="David"/>
          <w:b w:val="0"/>
          <w:bCs w:val="0"/>
          <w:sz w:val="24"/>
          <w:szCs w:val="24"/>
          <w:rtl/>
        </w:rPr>
        <w:t>בשנים האחרונות גוברת בחקלאות ובתעשייה החשיבות של היישומים הביוטכנולוגיים, שבהם משתמשים במיקרואורגניזמים לייצור חומרים</w:t>
      </w:r>
      <w:r>
        <w:rPr>
          <w:rFonts w:asciiTheme="minorBidi" w:hAnsiTheme="minorBidi" w:cs="David" w:hint="cs"/>
          <w:b w:val="0"/>
          <w:bCs w:val="0"/>
          <w:sz w:val="24"/>
          <w:szCs w:val="24"/>
          <w:rtl/>
        </w:rPr>
        <w:t xml:space="preserve">, להכנת מוצרי מזון </w:t>
      </w:r>
      <w:r w:rsidRPr="00791537">
        <w:rPr>
          <w:rFonts w:asciiTheme="minorBidi" w:hAnsiTheme="minorBidi" w:cs="David"/>
          <w:b w:val="0"/>
          <w:bCs w:val="0"/>
          <w:sz w:val="24"/>
          <w:szCs w:val="24"/>
          <w:rtl/>
        </w:rPr>
        <w:t xml:space="preserve"> ולהנדסה גנטית.</w:t>
      </w:r>
      <w:r w:rsidR="007C7B8F">
        <w:rPr>
          <w:rFonts w:asciiTheme="minorBidi" w:hAnsiTheme="minorBidi" w:cs="David" w:hint="cs"/>
          <w:b w:val="0"/>
          <w:bCs w:val="0"/>
          <w:sz w:val="24"/>
          <w:szCs w:val="24"/>
          <w:rtl/>
        </w:rPr>
        <w:t xml:space="preserve"> </w:t>
      </w:r>
    </w:p>
    <w:p w:rsidR="00F15011" w:rsidRDefault="00F15011" w:rsidP="007C7B8F">
      <w:pPr>
        <w:pStyle w:val="1"/>
        <w:spacing w:line="360" w:lineRule="auto"/>
        <w:rPr>
          <w:rFonts w:asciiTheme="minorBidi" w:hAnsiTheme="minorBidi" w:cs="David"/>
          <w:b w:val="0"/>
          <w:bCs w:val="0"/>
          <w:sz w:val="24"/>
          <w:szCs w:val="24"/>
          <w:rtl/>
        </w:rPr>
      </w:pPr>
      <w:r w:rsidRPr="00F15011">
        <w:rPr>
          <w:rFonts w:asciiTheme="minorBidi" w:hAnsiTheme="minorBidi" w:cs="David" w:hint="cs"/>
          <w:sz w:val="24"/>
          <w:szCs w:val="24"/>
          <w:rtl/>
        </w:rPr>
        <w:t>שימו לב</w:t>
      </w:r>
      <w:r>
        <w:rPr>
          <w:rFonts w:asciiTheme="minorBidi" w:hAnsiTheme="minorBidi" w:cs="David" w:hint="cs"/>
          <w:b w:val="0"/>
          <w:bCs w:val="0"/>
          <w:sz w:val="24"/>
          <w:szCs w:val="24"/>
          <w:rtl/>
        </w:rPr>
        <w:t>:</w:t>
      </w:r>
    </w:p>
    <w:p w:rsidR="0025412A" w:rsidRPr="00F15011" w:rsidRDefault="0025412A" w:rsidP="001916D5">
      <w:pPr>
        <w:pStyle w:val="1"/>
        <w:numPr>
          <w:ilvl w:val="0"/>
          <w:numId w:val="3"/>
        </w:numPr>
        <w:spacing w:before="0" w:after="0" w:line="360" w:lineRule="auto"/>
        <w:ind w:left="714" w:hanging="357"/>
        <w:rPr>
          <w:rFonts w:asciiTheme="minorBidi" w:hAnsiTheme="minorBidi" w:cs="David"/>
          <w:b w:val="0"/>
          <w:bCs w:val="0"/>
          <w:sz w:val="24"/>
          <w:szCs w:val="24"/>
          <w:rtl/>
        </w:rPr>
      </w:pPr>
      <w:r w:rsidRPr="00791537">
        <w:rPr>
          <w:rFonts w:asciiTheme="minorBidi" w:hAnsiTheme="minorBidi" w:cs="David"/>
          <w:b w:val="0"/>
          <w:bCs w:val="0"/>
          <w:sz w:val="24"/>
          <w:szCs w:val="24"/>
          <w:rtl/>
        </w:rPr>
        <w:t xml:space="preserve">בהוראת הנושא </w:t>
      </w:r>
      <w:r w:rsidR="00A73C5C">
        <w:rPr>
          <w:rFonts w:asciiTheme="minorBidi" w:hAnsiTheme="minorBidi" w:cs="David" w:hint="cs"/>
          <w:b w:val="0"/>
          <w:bCs w:val="0"/>
          <w:sz w:val="24"/>
          <w:szCs w:val="24"/>
          <w:rtl/>
        </w:rPr>
        <w:t>יש להדגיש את הקשר</w:t>
      </w:r>
      <w:r w:rsidRPr="00791537">
        <w:rPr>
          <w:rFonts w:asciiTheme="minorBidi" w:hAnsiTheme="minorBidi" w:cs="David"/>
          <w:b w:val="0"/>
          <w:bCs w:val="0"/>
          <w:sz w:val="24"/>
          <w:szCs w:val="24"/>
          <w:rtl/>
        </w:rPr>
        <w:t xml:space="preserve"> של מיקרואורגניזמים לחיי יום יום, ולסיפור</w:t>
      </w:r>
      <w:r>
        <w:rPr>
          <w:rFonts w:asciiTheme="minorBidi" w:hAnsiTheme="minorBidi" w:cs="David" w:hint="cs"/>
          <w:b w:val="0"/>
          <w:bCs w:val="0"/>
          <w:sz w:val="24"/>
          <w:szCs w:val="24"/>
          <w:rtl/>
        </w:rPr>
        <w:t>ן</w:t>
      </w:r>
      <w:r w:rsidRPr="00791537">
        <w:rPr>
          <w:rFonts w:asciiTheme="minorBidi" w:hAnsiTheme="minorBidi" w:cs="David"/>
          <w:b w:val="0"/>
          <w:bCs w:val="0"/>
          <w:sz w:val="24"/>
          <w:szCs w:val="24"/>
          <w:rtl/>
        </w:rPr>
        <w:t xml:space="preserve"> של תגליות מדעיות</w:t>
      </w:r>
      <w:r w:rsidR="007C7B8F" w:rsidRPr="00F15011">
        <w:rPr>
          <w:rFonts w:asciiTheme="minorBidi" w:hAnsiTheme="minorBidi" w:cs="David" w:hint="cs"/>
          <w:b w:val="0"/>
          <w:bCs w:val="0"/>
          <w:sz w:val="24"/>
          <w:szCs w:val="24"/>
          <w:rtl/>
        </w:rPr>
        <w:t>.</w:t>
      </w:r>
    </w:p>
    <w:p w:rsidR="00F15011" w:rsidRDefault="00F15011" w:rsidP="001916D5">
      <w:pPr>
        <w:pStyle w:val="1"/>
        <w:numPr>
          <w:ilvl w:val="0"/>
          <w:numId w:val="3"/>
        </w:numPr>
        <w:spacing w:before="0" w:after="0" w:line="360" w:lineRule="auto"/>
        <w:ind w:left="714" w:hanging="357"/>
        <w:rPr>
          <w:rFonts w:asciiTheme="minorBidi" w:hAnsiTheme="minorBidi" w:cs="David"/>
          <w:b w:val="0"/>
          <w:bCs w:val="0"/>
          <w:sz w:val="24"/>
          <w:szCs w:val="24"/>
          <w:rtl/>
        </w:rPr>
      </w:pPr>
      <w:r w:rsidRPr="00F15011">
        <w:rPr>
          <w:rFonts w:asciiTheme="minorBidi" w:hAnsiTheme="minorBidi" w:cs="David" w:hint="cs"/>
          <w:b w:val="0"/>
          <w:bCs w:val="0"/>
          <w:sz w:val="24"/>
          <w:szCs w:val="24"/>
          <w:rtl/>
        </w:rPr>
        <w:t>בטור הערות</w:t>
      </w:r>
      <w:r w:rsidR="00895054">
        <w:rPr>
          <w:rFonts w:asciiTheme="minorBidi" w:hAnsiTheme="minorBidi" w:cs="David" w:hint="cs"/>
          <w:b w:val="0"/>
          <w:bCs w:val="0"/>
          <w:sz w:val="24"/>
          <w:szCs w:val="24"/>
          <w:rtl/>
        </w:rPr>
        <w:t>,</w:t>
      </w:r>
      <w:r w:rsidRPr="00F15011">
        <w:rPr>
          <w:rFonts w:asciiTheme="minorBidi" w:hAnsiTheme="minorBidi" w:cs="David" w:hint="cs"/>
          <w:b w:val="0"/>
          <w:bCs w:val="0"/>
          <w:sz w:val="24"/>
          <w:szCs w:val="24"/>
          <w:rtl/>
        </w:rPr>
        <w:t xml:space="preserve"> </w:t>
      </w:r>
      <w:r w:rsidR="00895054">
        <w:rPr>
          <w:rFonts w:asciiTheme="minorBidi" w:hAnsiTheme="minorBidi" w:cs="David" w:hint="cs"/>
          <w:b w:val="0"/>
          <w:bCs w:val="0"/>
          <w:sz w:val="24"/>
          <w:szCs w:val="24"/>
          <w:rtl/>
        </w:rPr>
        <w:t>ה</w:t>
      </w:r>
      <w:r w:rsidRPr="00F15011">
        <w:rPr>
          <w:rFonts w:asciiTheme="minorBidi" w:hAnsiTheme="minorBidi" w:cs="David" w:hint="cs"/>
          <w:b w:val="0"/>
          <w:bCs w:val="0"/>
          <w:sz w:val="24"/>
          <w:szCs w:val="24"/>
          <w:rtl/>
        </w:rPr>
        <w:t xml:space="preserve">המלצות לפעילויות </w:t>
      </w:r>
      <w:r>
        <w:rPr>
          <w:rFonts w:asciiTheme="minorBidi" w:hAnsiTheme="minorBidi" w:cs="David" w:hint="cs"/>
          <w:b w:val="0"/>
          <w:bCs w:val="0"/>
          <w:sz w:val="24"/>
          <w:szCs w:val="24"/>
          <w:rtl/>
        </w:rPr>
        <w:t>וה</w:t>
      </w:r>
      <w:r w:rsidRPr="00F15011">
        <w:rPr>
          <w:rFonts w:asciiTheme="minorBidi" w:hAnsiTheme="minorBidi" w:cs="David" w:hint="cs"/>
          <w:b w:val="0"/>
          <w:bCs w:val="0"/>
          <w:sz w:val="24"/>
          <w:szCs w:val="24"/>
          <w:rtl/>
        </w:rPr>
        <w:t>מאמרים</w:t>
      </w:r>
      <w:r>
        <w:rPr>
          <w:rFonts w:asciiTheme="minorBidi" w:hAnsiTheme="minorBidi" w:cs="David" w:hint="cs"/>
          <w:b w:val="0"/>
          <w:bCs w:val="0"/>
          <w:sz w:val="24"/>
          <w:szCs w:val="24"/>
          <w:rtl/>
        </w:rPr>
        <w:t xml:space="preserve"> מקושרים לרשת.  </w:t>
      </w:r>
      <w:r w:rsidRPr="00F15011">
        <w:rPr>
          <w:rFonts w:asciiTheme="minorBidi" w:hAnsiTheme="minorBidi" w:cs="David" w:hint="cs"/>
          <w:b w:val="0"/>
          <w:bCs w:val="0"/>
          <w:sz w:val="24"/>
          <w:szCs w:val="24"/>
          <w:rtl/>
        </w:rPr>
        <w:t xml:space="preserve"> </w:t>
      </w:r>
    </w:p>
    <w:p w:rsidR="00840761" w:rsidRDefault="00840761" w:rsidP="001916D5">
      <w:pPr>
        <w:pStyle w:val="1"/>
        <w:numPr>
          <w:ilvl w:val="0"/>
          <w:numId w:val="3"/>
        </w:numPr>
        <w:spacing w:before="0" w:after="0" w:line="360" w:lineRule="auto"/>
        <w:ind w:left="714" w:hanging="357"/>
        <w:rPr>
          <w:rFonts w:asciiTheme="minorBidi" w:hAnsiTheme="minorBidi" w:cs="David"/>
          <w:b w:val="0"/>
          <w:bCs w:val="0"/>
          <w:sz w:val="24"/>
          <w:szCs w:val="24"/>
        </w:rPr>
      </w:pPr>
      <w:r w:rsidRPr="002233AE">
        <w:rPr>
          <w:rFonts w:asciiTheme="minorBidi" w:hAnsiTheme="minorBidi" w:cs="David" w:hint="cs"/>
          <w:b w:val="0"/>
          <w:bCs w:val="0"/>
          <w:sz w:val="24"/>
          <w:szCs w:val="24"/>
          <w:rtl/>
        </w:rPr>
        <w:t>ספרים מומלצים:</w:t>
      </w:r>
    </w:p>
    <w:p w:rsidR="00DF1FA8" w:rsidRPr="002233AE" w:rsidRDefault="002233AE" w:rsidP="001916D5">
      <w:pPr>
        <w:pStyle w:val="a4"/>
        <w:numPr>
          <w:ilvl w:val="0"/>
          <w:numId w:val="5"/>
        </w:numPr>
        <w:bidi/>
        <w:spacing w:line="360" w:lineRule="auto"/>
        <w:rPr>
          <w:rFonts w:ascii="Arial" w:eastAsia="Times New Roman" w:hAnsi="Arial" w:cs="David"/>
          <w:color w:val="000000"/>
          <w:sz w:val="24"/>
          <w:szCs w:val="24"/>
        </w:rPr>
      </w:pPr>
      <w:r>
        <w:rPr>
          <w:rFonts w:ascii="Arial" w:eastAsia="Times New Roman" w:hAnsi="Arial" w:cs="David" w:hint="cs"/>
          <w:color w:val="000000"/>
          <w:sz w:val="24"/>
          <w:szCs w:val="24"/>
          <w:rtl/>
        </w:rPr>
        <w:t xml:space="preserve">ברנהולץ, ח', פלד, ל', וינקלר, ר', </w:t>
      </w:r>
      <w:r w:rsidR="001916D5">
        <w:rPr>
          <w:rFonts w:ascii="Arial" w:eastAsia="Times New Roman" w:hAnsi="Arial" w:cs="David" w:hint="cs"/>
          <w:color w:val="000000"/>
          <w:sz w:val="24"/>
          <w:szCs w:val="24"/>
          <w:rtl/>
        </w:rPr>
        <w:t>(</w:t>
      </w:r>
      <w:r>
        <w:rPr>
          <w:rFonts w:ascii="Arial" w:eastAsia="Times New Roman" w:hAnsi="Arial" w:cs="David" w:hint="cs"/>
          <w:color w:val="000000"/>
          <w:sz w:val="24"/>
          <w:szCs w:val="24"/>
          <w:rtl/>
        </w:rPr>
        <w:t>2001</w:t>
      </w:r>
      <w:r w:rsidR="001916D5">
        <w:rPr>
          <w:rFonts w:ascii="Arial" w:eastAsia="Times New Roman" w:hAnsi="Arial" w:cs="David" w:hint="cs"/>
          <w:color w:val="000000"/>
          <w:sz w:val="24"/>
          <w:szCs w:val="24"/>
          <w:rtl/>
        </w:rPr>
        <w:t>)</w:t>
      </w:r>
      <w:r>
        <w:rPr>
          <w:rFonts w:ascii="Arial" w:eastAsia="Times New Roman" w:hAnsi="Arial" w:cs="David" w:hint="cs"/>
          <w:color w:val="000000"/>
          <w:sz w:val="24"/>
          <w:szCs w:val="24"/>
          <w:rtl/>
        </w:rPr>
        <w:t xml:space="preserve">. </w:t>
      </w:r>
      <w:r w:rsidR="00DF1FA8" w:rsidRPr="002233AE">
        <w:rPr>
          <w:rFonts w:ascii="Arial" w:eastAsia="Times New Roman" w:hAnsi="Arial" w:cs="David"/>
          <w:b/>
          <w:bCs/>
          <w:color w:val="000000"/>
          <w:sz w:val="24"/>
          <w:szCs w:val="24"/>
          <w:rtl/>
        </w:rPr>
        <w:t>פרקים במיקרוביולוגיה ובמערכות הגנה</w:t>
      </w:r>
      <w:r w:rsidR="00B927C3" w:rsidRPr="002233AE">
        <w:rPr>
          <w:rFonts w:ascii="Arial" w:eastAsia="Times New Roman" w:hAnsi="Arial" w:cs="David" w:hint="cs"/>
          <w:color w:val="000000"/>
          <w:sz w:val="24"/>
          <w:szCs w:val="24"/>
          <w:rtl/>
        </w:rPr>
        <w:t xml:space="preserve">, </w:t>
      </w:r>
      <w:r w:rsidR="00B927C3" w:rsidRPr="002233AE">
        <w:rPr>
          <w:rFonts w:ascii="Arial" w:hAnsi="Arial" w:cs="David"/>
          <w:sz w:val="24"/>
          <w:szCs w:val="24"/>
          <w:shd w:val="clear" w:color="auto" w:fill="FFFFFF"/>
          <w:rtl/>
        </w:rPr>
        <w:t>הוצאת האוניברסיטה העברית, המרכז להוראת המדעי</w:t>
      </w:r>
      <w:r>
        <w:rPr>
          <w:rFonts w:ascii="Arial" w:hAnsi="Arial" w:cs="David" w:hint="cs"/>
          <w:sz w:val="24"/>
          <w:szCs w:val="24"/>
          <w:shd w:val="clear" w:color="auto" w:fill="FFFFFF"/>
          <w:rtl/>
        </w:rPr>
        <w:t xml:space="preserve">ם. </w:t>
      </w:r>
    </w:p>
    <w:p w:rsidR="002233AE" w:rsidRDefault="002233AE" w:rsidP="001916D5">
      <w:pPr>
        <w:pStyle w:val="a4"/>
        <w:numPr>
          <w:ilvl w:val="0"/>
          <w:numId w:val="5"/>
        </w:numPr>
        <w:bidi/>
        <w:spacing w:line="360" w:lineRule="auto"/>
        <w:rPr>
          <w:rFonts w:ascii="Arial" w:eastAsia="Times New Roman" w:hAnsi="Arial" w:cs="David"/>
          <w:color w:val="000000"/>
          <w:sz w:val="24"/>
          <w:szCs w:val="24"/>
        </w:rPr>
      </w:pPr>
      <w:r w:rsidRPr="002233AE">
        <w:rPr>
          <w:rFonts w:ascii="Arial" w:eastAsia="Times New Roman" w:hAnsi="Arial" w:cs="David" w:hint="cs"/>
          <w:color w:val="000000"/>
          <w:sz w:val="24"/>
          <w:szCs w:val="24"/>
          <w:rtl/>
        </w:rPr>
        <w:t xml:space="preserve">אור, א', </w:t>
      </w:r>
      <w:r w:rsidR="001916D5">
        <w:rPr>
          <w:rFonts w:ascii="Arial" w:eastAsia="Times New Roman" w:hAnsi="Arial" w:cs="David" w:hint="cs"/>
          <w:color w:val="000000"/>
          <w:sz w:val="24"/>
          <w:szCs w:val="24"/>
          <w:rtl/>
        </w:rPr>
        <w:t>(</w:t>
      </w:r>
      <w:r w:rsidR="00086417" w:rsidRPr="002233AE">
        <w:rPr>
          <w:rFonts w:ascii="Arial" w:eastAsia="Times New Roman" w:hAnsi="Arial" w:cs="David" w:hint="cs"/>
          <w:color w:val="000000"/>
          <w:sz w:val="24"/>
          <w:szCs w:val="24"/>
          <w:rtl/>
        </w:rPr>
        <w:t>1986</w:t>
      </w:r>
      <w:r w:rsidR="001916D5">
        <w:rPr>
          <w:rFonts w:ascii="Arial" w:eastAsia="Times New Roman" w:hAnsi="Arial" w:cs="David" w:hint="cs"/>
          <w:color w:val="000000"/>
          <w:sz w:val="24"/>
          <w:szCs w:val="24"/>
          <w:rtl/>
        </w:rPr>
        <w:t>)</w:t>
      </w:r>
      <w:r w:rsidRPr="002233AE">
        <w:rPr>
          <w:rFonts w:ascii="Arial" w:eastAsia="Times New Roman" w:hAnsi="Arial" w:cs="David" w:hint="cs"/>
          <w:color w:val="000000"/>
          <w:sz w:val="24"/>
          <w:szCs w:val="24"/>
          <w:rtl/>
        </w:rPr>
        <w:t xml:space="preserve">. </w:t>
      </w:r>
      <w:r w:rsidR="00327ECB" w:rsidRPr="002233AE">
        <w:rPr>
          <w:rFonts w:ascii="Arial" w:eastAsia="Times New Roman" w:hAnsi="Arial" w:cs="David" w:hint="cs"/>
          <w:b/>
          <w:bCs/>
          <w:color w:val="000000"/>
          <w:sz w:val="24"/>
          <w:szCs w:val="24"/>
          <w:rtl/>
        </w:rPr>
        <w:t>חיידקים ונגיפים</w:t>
      </w:r>
      <w:r w:rsidR="00327ECB" w:rsidRPr="002233AE">
        <w:rPr>
          <w:rFonts w:ascii="Arial" w:eastAsia="Times New Roman" w:hAnsi="Arial" w:cs="David" w:hint="cs"/>
          <w:color w:val="000000"/>
          <w:sz w:val="24"/>
          <w:szCs w:val="24"/>
          <w:rtl/>
        </w:rPr>
        <w:t xml:space="preserve">, </w:t>
      </w:r>
      <w:r w:rsidRPr="002233AE">
        <w:rPr>
          <w:rFonts w:ascii="Arial" w:eastAsia="Times New Roman" w:hAnsi="Arial" w:cs="David" w:hint="cs"/>
          <w:color w:val="000000"/>
          <w:sz w:val="24"/>
          <w:szCs w:val="24"/>
          <w:rtl/>
        </w:rPr>
        <w:t xml:space="preserve">הוצאת </w:t>
      </w:r>
      <w:r w:rsidR="00327ECB" w:rsidRPr="002233AE">
        <w:rPr>
          <w:rFonts w:ascii="Arial" w:eastAsia="Times New Roman" w:hAnsi="Arial" w:cs="David" w:hint="cs"/>
          <w:color w:val="000000"/>
          <w:sz w:val="24"/>
          <w:szCs w:val="24"/>
          <w:rtl/>
        </w:rPr>
        <w:t>המרכז הישראלי להוראת המדעים, האוניברסיטה העברית ירושלי</w:t>
      </w:r>
      <w:r w:rsidRPr="002233AE">
        <w:rPr>
          <w:rFonts w:ascii="Arial" w:eastAsia="Times New Roman" w:hAnsi="Arial" w:cs="David" w:hint="cs"/>
          <w:color w:val="000000"/>
          <w:sz w:val="24"/>
          <w:szCs w:val="24"/>
          <w:rtl/>
        </w:rPr>
        <w:t xml:space="preserve">ם. </w:t>
      </w:r>
    </w:p>
    <w:p w:rsidR="000C6648" w:rsidRDefault="002233AE" w:rsidP="001916D5">
      <w:pPr>
        <w:pStyle w:val="a4"/>
        <w:numPr>
          <w:ilvl w:val="0"/>
          <w:numId w:val="5"/>
        </w:numPr>
        <w:bidi/>
        <w:spacing w:line="360" w:lineRule="auto"/>
        <w:rPr>
          <w:rFonts w:ascii="Arial" w:eastAsia="Times New Roman" w:hAnsi="Arial" w:cs="David"/>
          <w:color w:val="000000"/>
          <w:sz w:val="24"/>
          <w:szCs w:val="24"/>
        </w:rPr>
      </w:pPr>
      <w:r>
        <w:rPr>
          <w:rFonts w:ascii="Arial" w:eastAsia="Times New Roman" w:hAnsi="Arial" w:cs="David" w:hint="cs"/>
          <w:color w:val="000000"/>
          <w:sz w:val="24"/>
          <w:szCs w:val="24"/>
          <w:rtl/>
        </w:rPr>
        <w:t xml:space="preserve">קלמס, י', </w:t>
      </w:r>
      <w:r w:rsidR="001916D5">
        <w:rPr>
          <w:rFonts w:ascii="Arial" w:eastAsia="Times New Roman" w:hAnsi="Arial" w:cs="David" w:hint="cs"/>
          <w:color w:val="000000"/>
          <w:sz w:val="24"/>
          <w:szCs w:val="24"/>
          <w:rtl/>
        </w:rPr>
        <w:t>(</w:t>
      </w:r>
      <w:r>
        <w:rPr>
          <w:rFonts w:ascii="Arial" w:eastAsia="Times New Roman" w:hAnsi="Arial" w:cs="David" w:hint="cs"/>
          <w:color w:val="000000"/>
          <w:sz w:val="24"/>
          <w:szCs w:val="24"/>
          <w:rtl/>
        </w:rPr>
        <w:t>1985</w:t>
      </w:r>
      <w:r w:rsidR="001916D5">
        <w:rPr>
          <w:rFonts w:ascii="Arial" w:eastAsia="Times New Roman" w:hAnsi="Arial" w:cs="David" w:hint="cs"/>
          <w:color w:val="000000"/>
          <w:sz w:val="24"/>
          <w:szCs w:val="24"/>
          <w:rtl/>
        </w:rPr>
        <w:t>)</w:t>
      </w:r>
      <w:r>
        <w:rPr>
          <w:rFonts w:ascii="Arial" w:eastAsia="Times New Roman" w:hAnsi="Arial" w:cs="David" w:hint="cs"/>
          <w:color w:val="000000"/>
          <w:sz w:val="24"/>
          <w:szCs w:val="24"/>
          <w:rtl/>
        </w:rPr>
        <w:t xml:space="preserve">. </w:t>
      </w:r>
      <w:r w:rsidRPr="000C6648">
        <w:rPr>
          <w:rFonts w:ascii="Arial" w:eastAsia="Times New Roman" w:hAnsi="Arial" w:cs="David" w:hint="cs"/>
          <w:b/>
          <w:bCs/>
          <w:color w:val="000000"/>
          <w:sz w:val="24"/>
          <w:szCs w:val="24"/>
          <w:rtl/>
        </w:rPr>
        <w:t>עולם החיידקים</w:t>
      </w:r>
      <w:r w:rsidRPr="000C6648">
        <w:rPr>
          <w:rFonts w:ascii="Arial" w:eastAsia="Times New Roman" w:hAnsi="Arial" w:cs="David" w:hint="cs"/>
          <w:color w:val="000000"/>
          <w:sz w:val="24"/>
          <w:szCs w:val="24"/>
          <w:rtl/>
        </w:rPr>
        <w:t xml:space="preserve"> </w:t>
      </w:r>
      <w:r>
        <w:rPr>
          <w:rFonts w:ascii="Arial" w:eastAsia="Times New Roman" w:hAnsi="Arial" w:cs="David" w:hint="cs"/>
          <w:color w:val="000000"/>
          <w:sz w:val="24"/>
          <w:szCs w:val="24"/>
          <w:rtl/>
        </w:rPr>
        <w:t xml:space="preserve">יחדה 1 הוצאת </w:t>
      </w:r>
      <w:r w:rsidRPr="000C6648">
        <w:rPr>
          <w:rFonts w:ascii="Arial" w:eastAsia="Times New Roman" w:hAnsi="Arial" w:cs="David" w:hint="cs"/>
          <w:color w:val="000000"/>
          <w:sz w:val="24"/>
          <w:szCs w:val="24"/>
          <w:rtl/>
        </w:rPr>
        <w:t>האוני</w:t>
      </w:r>
      <w:r w:rsidR="001916D5">
        <w:rPr>
          <w:rFonts w:ascii="Arial" w:eastAsia="Times New Roman" w:hAnsi="Arial" w:cs="David" w:hint="cs"/>
          <w:color w:val="000000"/>
          <w:sz w:val="24"/>
          <w:szCs w:val="24"/>
          <w:rtl/>
        </w:rPr>
        <w:t>ב</w:t>
      </w:r>
      <w:r w:rsidRPr="000C6648">
        <w:rPr>
          <w:rFonts w:ascii="Arial" w:eastAsia="Times New Roman" w:hAnsi="Arial" w:cs="David" w:hint="cs"/>
          <w:color w:val="000000"/>
          <w:sz w:val="24"/>
          <w:szCs w:val="24"/>
          <w:rtl/>
        </w:rPr>
        <w:t>רסיטה הפתוחה</w:t>
      </w:r>
      <w:r w:rsidR="000C6648">
        <w:rPr>
          <w:rFonts w:ascii="Arial" w:eastAsia="Times New Roman" w:hAnsi="Arial" w:cs="David" w:hint="cs"/>
          <w:color w:val="000000"/>
          <w:sz w:val="24"/>
          <w:szCs w:val="24"/>
          <w:rtl/>
        </w:rPr>
        <w:t>.</w:t>
      </w:r>
    </w:p>
    <w:p w:rsidR="00B927C3" w:rsidRDefault="000C6648" w:rsidP="001916D5">
      <w:pPr>
        <w:pStyle w:val="a4"/>
        <w:numPr>
          <w:ilvl w:val="0"/>
          <w:numId w:val="5"/>
        </w:numPr>
        <w:bidi/>
        <w:spacing w:line="360" w:lineRule="auto"/>
        <w:rPr>
          <w:rFonts w:ascii="Arial" w:eastAsia="Times New Roman" w:hAnsi="Arial" w:cs="David"/>
          <w:color w:val="000000"/>
          <w:sz w:val="24"/>
          <w:szCs w:val="24"/>
        </w:rPr>
      </w:pPr>
      <w:r>
        <w:rPr>
          <w:rFonts w:ascii="Arial" w:eastAsia="Times New Roman" w:hAnsi="Arial" w:cs="David" w:hint="cs"/>
          <w:color w:val="000000"/>
          <w:sz w:val="24"/>
          <w:szCs w:val="24"/>
          <w:rtl/>
        </w:rPr>
        <w:t xml:space="preserve">אדם, א', </w:t>
      </w:r>
      <w:r w:rsidR="001916D5">
        <w:rPr>
          <w:rFonts w:ascii="Arial" w:eastAsia="Times New Roman" w:hAnsi="Arial" w:cs="David" w:hint="cs"/>
          <w:color w:val="000000"/>
          <w:sz w:val="24"/>
          <w:szCs w:val="24"/>
          <w:rtl/>
        </w:rPr>
        <w:t>(</w:t>
      </w:r>
      <w:r>
        <w:rPr>
          <w:rFonts w:ascii="Arial" w:eastAsia="Times New Roman" w:hAnsi="Arial" w:cs="David" w:hint="cs"/>
          <w:color w:val="000000"/>
          <w:sz w:val="24"/>
          <w:szCs w:val="24"/>
          <w:rtl/>
        </w:rPr>
        <w:t>1991</w:t>
      </w:r>
      <w:r w:rsidR="001916D5">
        <w:rPr>
          <w:rFonts w:ascii="Arial" w:eastAsia="Times New Roman" w:hAnsi="Arial" w:cs="David" w:hint="cs"/>
          <w:color w:val="000000"/>
          <w:sz w:val="24"/>
          <w:szCs w:val="24"/>
          <w:rtl/>
        </w:rPr>
        <w:t>)</w:t>
      </w:r>
      <w:r>
        <w:rPr>
          <w:rFonts w:ascii="Arial" w:eastAsia="Times New Roman" w:hAnsi="Arial" w:cs="David" w:hint="cs"/>
          <w:color w:val="000000"/>
          <w:sz w:val="24"/>
          <w:szCs w:val="24"/>
          <w:rtl/>
        </w:rPr>
        <w:t xml:space="preserve">. </w:t>
      </w:r>
      <w:r w:rsidRPr="000C6648">
        <w:rPr>
          <w:rFonts w:ascii="Arial" w:eastAsia="Times New Roman" w:hAnsi="Arial" w:cs="David" w:hint="cs"/>
          <w:b/>
          <w:bCs/>
          <w:color w:val="000000"/>
          <w:sz w:val="24"/>
          <w:szCs w:val="24"/>
          <w:rtl/>
        </w:rPr>
        <w:t>עולם החיידקים</w:t>
      </w:r>
      <w:r>
        <w:rPr>
          <w:rFonts w:ascii="Arial" w:eastAsia="Times New Roman" w:hAnsi="Arial" w:cs="David" w:hint="cs"/>
          <w:color w:val="000000"/>
          <w:sz w:val="24"/>
          <w:szCs w:val="24"/>
          <w:rtl/>
        </w:rPr>
        <w:t xml:space="preserve">, יחידה 8, הוצאת האוניברסיטה הפתוחה. </w:t>
      </w:r>
    </w:p>
    <w:p w:rsidR="000C6648" w:rsidRPr="000C6648" w:rsidRDefault="000C6648" w:rsidP="001916D5">
      <w:pPr>
        <w:pStyle w:val="a4"/>
        <w:numPr>
          <w:ilvl w:val="0"/>
          <w:numId w:val="5"/>
        </w:numPr>
        <w:bidi/>
        <w:spacing w:line="360" w:lineRule="auto"/>
        <w:rPr>
          <w:rFonts w:ascii="Arial" w:eastAsia="Times New Roman" w:hAnsi="Arial" w:cs="David"/>
          <w:color w:val="000000"/>
          <w:sz w:val="24"/>
          <w:szCs w:val="24"/>
        </w:rPr>
      </w:pPr>
      <w:r>
        <w:rPr>
          <w:rFonts w:ascii="Arial" w:eastAsia="Times New Roman" w:hAnsi="Arial" w:cs="David" w:hint="cs"/>
          <w:color w:val="000000"/>
          <w:sz w:val="24"/>
          <w:szCs w:val="24"/>
          <w:rtl/>
        </w:rPr>
        <w:t xml:space="preserve">קלמס, י', קמחי, ב', </w:t>
      </w:r>
      <w:r w:rsidR="001916D5">
        <w:rPr>
          <w:rFonts w:ascii="Arial" w:eastAsia="Times New Roman" w:hAnsi="Arial" w:cs="David" w:hint="cs"/>
          <w:color w:val="000000"/>
          <w:sz w:val="24"/>
          <w:szCs w:val="24"/>
          <w:rtl/>
        </w:rPr>
        <w:t>(</w:t>
      </w:r>
      <w:r>
        <w:rPr>
          <w:rFonts w:ascii="Arial" w:eastAsia="Times New Roman" w:hAnsi="Arial" w:cs="David" w:hint="cs"/>
          <w:color w:val="000000"/>
          <w:sz w:val="24"/>
          <w:szCs w:val="24"/>
          <w:rtl/>
        </w:rPr>
        <w:t>1987</w:t>
      </w:r>
      <w:r w:rsidR="001916D5">
        <w:rPr>
          <w:rFonts w:ascii="Arial" w:eastAsia="Times New Roman" w:hAnsi="Arial" w:cs="David" w:hint="cs"/>
          <w:b/>
          <w:bCs/>
          <w:color w:val="000000"/>
          <w:sz w:val="24"/>
          <w:szCs w:val="24"/>
          <w:rtl/>
        </w:rPr>
        <w:t>)</w:t>
      </w:r>
      <w:r w:rsidRPr="000C6648">
        <w:rPr>
          <w:rFonts w:ascii="Arial" w:eastAsia="Times New Roman" w:hAnsi="Arial" w:cs="David" w:hint="cs"/>
          <w:b/>
          <w:bCs/>
          <w:color w:val="000000"/>
          <w:sz w:val="24"/>
          <w:szCs w:val="24"/>
          <w:rtl/>
        </w:rPr>
        <w:t>. עולם החיידקים</w:t>
      </w:r>
      <w:r>
        <w:rPr>
          <w:rFonts w:ascii="Arial" w:eastAsia="Times New Roman" w:hAnsi="Arial" w:cs="David" w:hint="cs"/>
          <w:color w:val="000000"/>
          <w:sz w:val="24"/>
          <w:szCs w:val="24"/>
          <w:rtl/>
        </w:rPr>
        <w:t xml:space="preserve"> יחידה 9, הוצאת האוניברסיטה הפתוחה. </w:t>
      </w:r>
    </w:p>
    <w:p w:rsidR="0025412A" w:rsidRDefault="0025412A" w:rsidP="001916D5">
      <w:pPr>
        <w:spacing w:line="360" w:lineRule="auto"/>
        <w:ind w:left="0"/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/>
          <w:sz w:val="24"/>
          <w:szCs w:val="24"/>
          <w:rtl/>
        </w:rPr>
        <w:br w:type="page"/>
      </w:r>
    </w:p>
    <w:p w:rsidR="00C67BA1" w:rsidRDefault="00C67BA1" w:rsidP="0025412A">
      <w:pPr>
        <w:pStyle w:val="1"/>
        <w:spacing w:line="360" w:lineRule="auto"/>
        <w:jc w:val="both"/>
        <w:rPr>
          <w:rFonts w:asciiTheme="minorBidi" w:hAnsiTheme="minorBidi" w:cs="David"/>
          <w:w w:val="90"/>
          <w:rtl/>
        </w:rPr>
      </w:pPr>
    </w:p>
    <w:p w:rsidR="0025412A" w:rsidRDefault="0025412A" w:rsidP="00F57A5B">
      <w:pPr>
        <w:pStyle w:val="1"/>
        <w:spacing w:before="0" w:after="0" w:line="360" w:lineRule="auto"/>
        <w:jc w:val="both"/>
        <w:rPr>
          <w:rtl/>
        </w:rPr>
      </w:pPr>
      <w:r w:rsidRPr="005154DB">
        <w:rPr>
          <w:rFonts w:asciiTheme="minorBidi" w:hAnsiTheme="minorBidi" w:cs="David"/>
          <w:w w:val="90"/>
          <w:rtl/>
        </w:rPr>
        <w:t>מיקרואורגניזמים בדגש על מחקרים פורצי דרך</w:t>
      </w:r>
      <w:r w:rsidR="00582698" w:rsidRPr="00582698">
        <w:rPr>
          <w:rFonts w:asciiTheme="minorBidi" w:hAnsiTheme="minorBidi" w:cs="David" w:hint="cs"/>
          <w:w w:val="90"/>
          <w:rtl/>
        </w:rPr>
        <w:t xml:space="preserve"> </w:t>
      </w:r>
      <w:r w:rsidR="00F57A5B">
        <w:rPr>
          <w:rFonts w:asciiTheme="minorBidi" w:hAnsiTheme="minorBidi" w:cs="David" w:hint="cs"/>
          <w:w w:val="90"/>
          <w:rtl/>
        </w:rPr>
        <w:t>-</w:t>
      </w:r>
      <w:r w:rsidR="00582698" w:rsidRPr="00582698">
        <w:rPr>
          <w:rFonts w:asciiTheme="minorBidi" w:hAnsiTheme="minorBidi" w:cs="David" w:hint="cs"/>
          <w:w w:val="90"/>
          <w:rtl/>
        </w:rPr>
        <w:t xml:space="preserve"> מפרט תכנים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3106"/>
        <w:gridCol w:w="3359"/>
        <w:gridCol w:w="2786"/>
        <w:gridCol w:w="4697"/>
      </w:tblGrid>
      <w:tr w:rsidR="0025412A" w:rsidTr="004F59B2">
        <w:trPr>
          <w:tblHeader/>
        </w:trPr>
        <w:tc>
          <w:tcPr>
            <w:tcW w:w="3151" w:type="dxa"/>
          </w:tcPr>
          <w:p w:rsidR="0025412A" w:rsidRPr="0025412A" w:rsidRDefault="0025412A" w:rsidP="0025412A">
            <w:pPr>
              <w:pStyle w:val="1"/>
              <w:spacing w:line="360" w:lineRule="auto"/>
              <w:jc w:val="center"/>
              <w:outlineLvl w:val="0"/>
              <w:rPr>
                <w:rFonts w:cs="David"/>
                <w:sz w:val="28"/>
                <w:szCs w:val="28"/>
                <w:rtl/>
              </w:rPr>
            </w:pPr>
            <w:r w:rsidRPr="0025412A">
              <w:rPr>
                <w:rFonts w:asciiTheme="minorBidi" w:hAnsiTheme="minorBidi" w:cs="David"/>
                <w:sz w:val="28"/>
                <w:szCs w:val="28"/>
                <w:rtl/>
              </w:rPr>
              <w:lastRenderedPageBreak/>
              <w:t>רעיון / תופעה</w:t>
            </w:r>
          </w:p>
        </w:tc>
        <w:tc>
          <w:tcPr>
            <w:tcW w:w="3402" w:type="dxa"/>
          </w:tcPr>
          <w:p w:rsidR="0025412A" w:rsidRPr="0025412A" w:rsidRDefault="0025412A" w:rsidP="0025412A">
            <w:pPr>
              <w:pStyle w:val="1"/>
              <w:spacing w:line="360" w:lineRule="auto"/>
              <w:jc w:val="center"/>
              <w:outlineLvl w:val="0"/>
              <w:rPr>
                <w:rFonts w:cs="David"/>
                <w:sz w:val="28"/>
                <w:szCs w:val="28"/>
                <w:rtl/>
              </w:rPr>
            </w:pPr>
            <w:r w:rsidRPr="0025412A">
              <w:rPr>
                <w:rFonts w:asciiTheme="minorBidi" w:hAnsiTheme="minorBidi" w:cs="David"/>
                <w:sz w:val="28"/>
                <w:szCs w:val="28"/>
                <w:rtl/>
              </w:rPr>
              <w:t>מפרט תכנים</w:t>
            </w:r>
          </w:p>
        </w:tc>
        <w:tc>
          <w:tcPr>
            <w:tcW w:w="2835" w:type="dxa"/>
          </w:tcPr>
          <w:p w:rsidR="0025412A" w:rsidRPr="0025412A" w:rsidRDefault="0025412A" w:rsidP="0025412A">
            <w:pPr>
              <w:pStyle w:val="1"/>
              <w:spacing w:line="360" w:lineRule="auto"/>
              <w:jc w:val="center"/>
              <w:outlineLvl w:val="0"/>
              <w:rPr>
                <w:rFonts w:cs="David"/>
                <w:sz w:val="28"/>
                <w:szCs w:val="28"/>
                <w:rtl/>
              </w:rPr>
            </w:pPr>
            <w:r w:rsidRPr="0025412A">
              <w:rPr>
                <w:rFonts w:asciiTheme="minorBidi" w:hAnsiTheme="minorBidi" w:cs="David"/>
                <w:sz w:val="28"/>
                <w:szCs w:val="28"/>
                <w:rtl/>
              </w:rPr>
              <w:t>מונחים ומושגים נוספים</w:t>
            </w:r>
          </w:p>
        </w:tc>
        <w:tc>
          <w:tcPr>
            <w:tcW w:w="4786" w:type="dxa"/>
          </w:tcPr>
          <w:p w:rsidR="0025412A" w:rsidRPr="0025412A" w:rsidRDefault="0025412A" w:rsidP="0025412A">
            <w:pPr>
              <w:pStyle w:val="1"/>
              <w:spacing w:line="360" w:lineRule="auto"/>
              <w:jc w:val="center"/>
              <w:outlineLvl w:val="0"/>
              <w:rPr>
                <w:rFonts w:cs="David"/>
                <w:sz w:val="28"/>
                <w:szCs w:val="28"/>
                <w:rtl/>
              </w:rPr>
            </w:pPr>
            <w:r w:rsidRPr="0025412A">
              <w:rPr>
                <w:rFonts w:asciiTheme="minorBidi" w:hAnsiTheme="minorBidi" w:cs="David"/>
                <w:sz w:val="28"/>
                <w:szCs w:val="28"/>
                <w:rtl/>
              </w:rPr>
              <w:t>הערות</w:t>
            </w:r>
          </w:p>
        </w:tc>
      </w:tr>
      <w:tr w:rsidR="0025412A" w:rsidRPr="0079161D" w:rsidTr="004F59B2">
        <w:tc>
          <w:tcPr>
            <w:tcW w:w="3151" w:type="dxa"/>
          </w:tcPr>
          <w:p w:rsidR="0025412A" w:rsidRPr="0079161D" w:rsidRDefault="0025412A" w:rsidP="0025412A">
            <w:pPr>
              <w:pStyle w:val="1"/>
              <w:spacing w:before="0" w:after="0"/>
              <w:outlineLvl w:val="0"/>
              <w:rPr>
                <w:rFonts w:cs="David"/>
                <w:rtl/>
              </w:rPr>
            </w:pPr>
            <w:r w:rsidRPr="0079161D"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  <w:t>מיקרואורגניזמים הם יצורים (אורגניזמים)</w:t>
            </w:r>
            <w:r w:rsidRPr="0079161D">
              <w:rPr>
                <w:rFonts w:asciiTheme="minorBidi" w:hAnsiTheme="minorBidi" w:cs="David"/>
                <w:sz w:val="22"/>
                <w:szCs w:val="22"/>
                <w:rtl/>
              </w:rPr>
              <w:t xml:space="preserve"> </w:t>
            </w:r>
            <w:r w:rsidRPr="0079161D"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  <w:t>זעירים מאוד מקבוצות סיסטמטיות שונות.</w:t>
            </w:r>
          </w:p>
        </w:tc>
        <w:tc>
          <w:tcPr>
            <w:tcW w:w="3402" w:type="dxa"/>
          </w:tcPr>
          <w:p w:rsidR="0025412A" w:rsidRPr="0079161D" w:rsidRDefault="0025412A" w:rsidP="00100810">
            <w:pPr>
              <w:pStyle w:val="a4"/>
              <w:numPr>
                <w:ilvl w:val="0"/>
                <w:numId w:val="1"/>
              </w:numPr>
              <w:tabs>
                <w:tab w:val="left" w:pos="3257"/>
              </w:tabs>
              <w:bidi/>
              <w:ind w:left="227" w:hanging="227"/>
              <w:rPr>
                <w:rFonts w:asciiTheme="minorBidi" w:hAnsiTheme="minorBidi" w:cs="David"/>
              </w:rPr>
            </w:pPr>
            <w:r w:rsidRPr="0079161D">
              <w:rPr>
                <w:rFonts w:asciiTheme="minorBidi" w:hAnsiTheme="minorBidi" w:cs="David"/>
                <w:rtl/>
              </w:rPr>
              <w:t xml:space="preserve">מיקרואורגניזמים </w:t>
            </w:r>
            <w:r w:rsidR="00100810" w:rsidRPr="0079161D">
              <w:rPr>
                <w:rFonts w:asciiTheme="minorBidi" w:hAnsiTheme="minorBidi" w:cs="David"/>
                <w:rtl/>
              </w:rPr>
              <w:t>–</w:t>
            </w:r>
            <w:r w:rsidRPr="0079161D">
              <w:rPr>
                <w:rFonts w:asciiTheme="minorBidi" w:hAnsiTheme="minorBidi" w:cs="David"/>
                <w:rtl/>
              </w:rPr>
              <w:t xml:space="preserve"> הגדרה</w:t>
            </w:r>
            <w:r w:rsidR="00100810" w:rsidRPr="0079161D">
              <w:rPr>
                <w:rFonts w:asciiTheme="minorBidi" w:hAnsiTheme="minorBidi" w:cs="David" w:hint="cs"/>
                <w:rtl/>
              </w:rPr>
              <w:t xml:space="preserve">, </w:t>
            </w:r>
            <w:r w:rsidRPr="0079161D">
              <w:rPr>
                <w:rFonts w:asciiTheme="minorBidi" w:hAnsiTheme="minorBidi" w:cs="David"/>
                <w:rtl/>
              </w:rPr>
              <w:t xml:space="preserve">שיוך </w:t>
            </w:r>
            <w:r w:rsidRPr="0079161D">
              <w:rPr>
                <w:rFonts w:asciiTheme="minorBidi" w:hAnsiTheme="minorBidi" w:cs="David" w:hint="cs"/>
                <w:rtl/>
              </w:rPr>
              <w:t>סיסטמתי</w:t>
            </w:r>
            <w:r w:rsidRPr="0079161D">
              <w:rPr>
                <w:rFonts w:asciiTheme="minorBidi" w:hAnsiTheme="minorBidi" w:cs="David"/>
                <w:rtl/>
              </w:rPr>
              <w:t xml:space="preserve"> לפרוקריוטים ולאאוקריוטים. </w:t>
            </w:r>
          </w:p>
          <w:p w:rsidR="0025412A" w:rsidRPr="0079161D" w:rsidRDefault="0025412A" w:rsidP="0025412A">
            <w:pPr>
              <w:pStyle w:val="a4"/>
              <w:numPr>
                <w:ilvl w:val="0"/>
                <w:numId w:val="1"/>
              </w:numPr>
              <w:tabs>
                <w:tab w:val="left" w:pos="3257"/>
              </w:tabs>
              <w:bidi/>
              <w:ind w:left="227" w:hanging="227"/>
              <w:rPr>
                <w:rFonts w:cs="David"/>
                <w:rtl/>
              </w:rPr>
            </w:pPr>
            <w:r w:rsidRPr="0079161D">
              <w:rPr>
                <w:rFonts w:asciiTheme="minorBidi" w:hAnsiTheme="minorBidi" w:cs="David"/>
                <w:rtl/>
              </w:rPr>
              <w:t>גילוי המיקרואורגניזמים- לבנהוק.</w:t>
            </w:r>
          </w:p>
        </w:tc>
        <w:tc>
          <w:tcPr>
            <w:tcW w:w="2835" w:type="dxa"/>
          </w:tcPr>
          <w:p w:rsidR="0025412A" w:rsidRPr="0079161D" w:rsidRDefault="0025412A" w:rsidP="0025412A">
            <w:pPr>
              <w:pStyle w:val="1"/>
              <w:spacing w:before="0" w:after="0"/>
              <w:outlineLvl w:val="0"/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</w:pPr>
            <w:r w:rsidRPr="0079161D"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  <w:t>אצות חד-תאיות, חיידקים</w:t>
            </w:r>
            <w:r w:rsidRPr="0079161D">
              <w:rPr>
                <w:rFonts w:asciiTheme="minorBidi" w:hAnsiTheme="minorBidi" w:cs="David" w:hint="cs"/>
                <w:b w:val="0"/>
                <w:bCs w:val="0"/>
                <w:sz w:val="22"/>
                <w:szCs w:val="22"/>
                <w:rtl/>
              </w:rPr>
              <w:t xml:space="preserve">, </w:t>
            </w:r>
            <w:r w:rsidRPr="0079161D"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  <w:t xml:space="preserve">(בקטריות), נגיפים (וירוסים), פטריות, פרוטוזואה. </w:t>
            </w:r>
          </w:p>
          <w:p w:rsidR="0025412A" w:rsidRPr="0079161D" w:rsidRDefault="0025412A" w:rsidP="0025412A">
            <w:pPr>
              <w:pStyle w:val="1"/>
              <w:spacing w:before="0" w:after="0"/>
              <w:outlineLvl w:val="0"/>
              <w:rPr>
                <w:rFonts w:cs="David"/>
                <w:rtl/>
              </w:rPr>
            </w:pPr>
            <w:r w:rsidRPr="0079161D"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  <w:t>מיקרוסקופ</w:t>
            </w:r>
          </w:p>
        </w:tc>
        <w:tc>
          <w:tcPr>
            <w:tcW w:w="4786" w:type="dxa"/>
          </w:tcPr>
          <w:p w:rsidR="0025412A" w:rsidRPr="0079161D" w:rsidRDefault="0025412A" w:rsidP="0069102A">
            <w:pPr>
              <w:pStyle w:val="1"/>
              <w:spacing w:before="0" w:after="0"/>
              <w:outlineLvl w:val="0"/>
              <w:rPr>
                <w:rFonts w:cs="David"/>
                <w:rtl/>
              </w:rPr>
            </w:pPr>
            <w:r w:rsidRPr="0079161D">
              <w:rPr>
                <w:rFonts w:asciiTheme="minorBidi" w:hAnsiTheme="minorBidi" w:cs="David"/>
                <w:i/>
                <w:iCs/>
                <w:sz w:val="22"/>
                <w:szCs w:val="22"/>
                <w:rtl/>
              </w:rPr>
              <w:t>סיפור  היסטורי</w:t>
            </w:r>
            <w:r w:rsidR="0069102A" w:rsidRPr="0079161D">
              <w:rPr>
                <w:rFonts w:asciiTheme="minorBidi" w:hAnsiTheme="minorBidi" w:cs="David" w:hint="cs"/>
                <w:b w:val="0"/>
                <w:bCs w:val="0"/>
                <w:i/>
                <w:iCs/>
                <w:sz w:val="22"/>
                <w:szCs w:val="22"/>
                <w:rtl/>
              </w:rPr>
              <w:t xml:space="preserve">: </w:t>
            </w:r>
            <w:r w:rsidRPr="0079161D"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  <w:t>סיפורו של אנטוני ואן לבנהוק</w:t>
            </w:r>
            <w:r w:rsidR="00022BA3" w:rsidRPr="0079161D">
              <w:rPr>
                <w:rFonts w:asciiTheme="minorBidi" w:hAnsiTheme="minorBidi" w:cs="David" w:hint="cs"/>
                <w:b w:val="0"/>
                <w:bCs w:val="0"/>
                <w:sz w:val="22"/>
                <w:szCs w:val="22"/>
                <w:rtl/>
              </w:rPr>
              <w:t>.</w:t>
            </w:r>
          </w:p>
        </w:tc>
      </w:tr>
      <w:tr w:rsidR="0025412A" w:rsidRPr="0079161D" w:rsidTr="004F59B2">
        <w:tc>
          <w:tcPr>
            <w:tcW w:w="3151" w:type="dxa"/>
          </w:tcPr>
          <w:p w:rsidR="0025412A" w:rsidRPr="0079161D" w:rsidRDefault="0025412A" w:rsidP="0025412A">
            <w:pPr>
              <w:pStyle w:val="1"/>
              <w:spacing w:before="0" w:after="0"/>
              <w:outlineLvl w:val="0"/>
              <w:rPr>
                <w:rFonts w:cs="David"/>
                <w:rtl/>
              </w:rPr>
            </w:pPr>
            <w:r w:rsidRPr="0079161D"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  <w:t>חי מוצאו מחי</w:t>
            </w:r>
          </w:p>
        </w:tc>
        <w:tc>
          <w:tcPr>
            <w:tcW w:w="3402" w:type="dxa"/>
          </w:tcPr>
          <w:p w:rsidR="0025412A" w:rsidRPr="0079161D" w:rsidRDefault="0025412A" w:rsidP="0025412A">
            <w:pPr>
              <w:pStyle w:val="a4"/>
              <w:numPr>
                <w:ilvl w:val="0"/>
                <w:numId w:val="1"/>
              </w:numPr>
              <w:tabs>
                <w:tab w:val="left" w:pos="3257"/>
              </w:tabs>
              <w:bidi/>
              <w:ind w:left="227" w:hanging="227"/>
              <w:rPr>
                <w:rFonts w:cs="David"/>
                <w:rtl/>
              </w:rPr>
            </w:pPr>
            <w:r w:rsidRPr="0079161D">
              <w:rPr>
                <w:rFonts w:asciiTheme="minorBidi" w:hAnsiTheme="minorBidi" w:cs="David"/>
                <w:rtl/>
              </w:rPr>
              <w:t>הפרכת התיאוריה של בריאה ספונטנית</w:t>
            </w:r>
            <w:r w:rsidRPr="0079161D">
              <w:rPr>
                <w:rFonts w:asciiTheme="minorBidi" w:hAnsiTheme="minorBidi" w:cs="David" w:hint="cs"/>
                <w:rtl/>
              </w:rPr>
              <w:t xml:space="preserve"> </w:t>
            </w:r>
            <w:r w:rsidRPr="0079161D">
              <w:rPr>
                <w:rFonts w:asciiTheme="minorBidi" w:hAnsiTheme="minorBidi" w:cs="David"/>
                <w:rtl/>
              </w:rPr>
              <w:t>–</w:t>
            </w:r>
            <w:r w:rsidRPr="0079161D">
              <w:rPr>
                <w:rFonts w:asciiTheme="minorBidi" w:hAnsiTheme="minorBidi" w:cs="David" w:hint="cs"/>
                <w:rtl/>
              </w:rPr>
              <w:t xml:space="preserve"> הניסויים של פסטר</w:t>
            </w:r>
          </w:p>
        </w:tc>
        <w:tc>
          <w:tcPr>
            <w:tcW w:w="2835" w:type="dxa"/>
          </w:tcPr>
          <w:p w:rsidR="0025412A" w:rsidRPr="0079161D" w:rsidRDefault="0025412A" w:rsidP="0025412A">
            <w:pPr>
              <w:pStyle w:val="1"/>
              <w:spacing w:line="360" w:lineRule="auto"/>
              <w:jc w:val="both"/>
              <w:outlineLvl w:val="0"/>
              <w:rPr>
                <w:rFonts w:cs="David"/>
                <w:rtl/>
              </w:rPr>
            </w:pPr>
          </w:p>
        </w:tc>
        <w:tc>
          <w:tcPr>
            <w:tcW w:w="4786" w:type="dxa"/>
          </w:tcPr>
          <w:p w:rsidR="005640BF" w:rsidRPr="0079161D" w:rsidRDefault="005640BF" w:rsidP="005640BF">
            <w:pPr>
              <w:pStyle w:val="1"/>
              <w:spacing w:before="0" w:after="0"/>
              <w:outlineLvl w:val="0"/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</w:pPr>
            <w:r w:rsidRPr="0079161D">
              <w:rPr>
                <w:rFonts w:asciiTheme="minorBidi" w:hAnsiTheme="minorBidi" w:cs="David"/>
                <w:i/>
                <w:iCs/>
                <w:sz w:val="22"/>
                <w:szCs w:val="22"/>
                <w:rtl/>
              </w:rPr>
              <w:t>סיפור  היסטורי</w:t>
            </w:r>
            <w:r w:rsidRPr="0079161D">
              <w:rPr>
                <w:rFonts w:asciiTheme="minorBidi" w:hAnsiTheme="minorBidi" w:cs="David" w:hint="cs"/>
                <w:b w:val="0"/>
                <w:bCs w:val="0"/>
                <w:i/>
                <w:iCs/>
                <w:sz w:val="22"/>
                <w:szCs w:val="22"/>
                <w:rtl/>
              </w:rPr>
              <w:t xml:space="preserve">: </w:t>
            </w:r>
            <w:r w:rsidRPr="0079161D"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  <w:t xml:space="preserve">סיפורו של </w:t>
            </w:r>
            <w:r w:rsidRPr="0079161D">
              <w:rPr>
                <w:rFonts w:asciiTheme="minorBidi" w:hAnsiTheme="minorBidi" w:cs="David" w:hint="cs"/>
                <w:b w:val="0"/>
                <w:bCs w:val="0"/>
                <w:sz w:val="22"/>
                <w:szCs w:val="22"/>
                <w:rtl/>
              </w:rPr>
              <w:t>לואי פסטר</w:t>
            </w:r>
            <w:r w:rsidR="00022BA3" w:rsidRPr="0079161D">
              <w:rPr>
                <w:rFonts w:asciiTheme="minorBidi" w:hAnsiTheme="minorBidi" w:cs="David" w:hint="cs"/>
                <w:b w:val="0"/>
                <w:bCs w:val="0"/>
                <w:sz w:val="22"/>
                <w:szCs w:val="22"/>
                <w:rtl/>
              </w:rPr>
              <w:t>.</w:t>
            </w:r>
          </w:p>
          <w:p w:rsidR="0025412A" w:rsidRPr="0079161D" w:rsidRDefault="0025412A" w:rsidP="00022BA3">
            <w:pPr>
              <w:bidi/>
              <w:ind w:left="0"/>
              <w:rPr>
                <w:rFonts w:cs="David"/>
                <w:rtl/>
              </w:rPr>
            </w:pPr>
            <w:r w:rsidRPr="0079161D">
              <w:rPr>
                <w:rFonts w:asciiTheme="minorBidi" w:eastAsia="Times New Roman" w:hAnsiTheme="minorBidi" w:cs="David" w:hint="cs"/>
                <w:rtl/>
              </w:rPr>
              <w:t xml:space="preserve">רועי צזנה, 2008. </w:t>
            </w:r>
            <w:r w:rsidRPr="0079161D">
              <w:rPr>
                <w:rFonts w:asciiTheme="minorBidi" w:eastAsia="Times New Roman" w:hAnsiTheme="minorBidi" w:cs="David"/>
                <w:rtl/>
              </w:rPr>
              <w:t>לואי פסטר – האיש ואגדת ההיווצרות הספונטנית</w:t>
            </w:r>
            <w:r w:rsidRPr="0079161D">
              <w:rPr>
                <w:rFonts w:asciiTheme="minorBidi" w:eastAsia="Times New Roman" w:hAnsiTheme="minorBidi" w:cs="David" w:hint="cs"/>
                <w:rtl/>
              </w:rPr>
              <w:t xml:space="preserve">. </w:t>
            </w:r>
            <w:hyperlink r:id="rId7" w:history="1">
              <w:r w:rsidRPr="0079161D">
                <w:rPr>
                  <w:rStyle w:val="Hyperlink"/>
                  <w:rFonts w:asciiTheme="minorBidi" w:eastAsia="Times New Roman" w:hAnsiTheme="minorBidi" w:cs="David" w:hint="cs"/>
                  <w:rtl/>
                </w:rPr>
                <w:t>חלק א</w:t>
              </w:r>
            </w:hyperlink>
            <w:r w:rsidRPr="0079161D">
              <w:rPr>
                <w:rFonts w:asciiTheme="minorBidi" w:eastAsia="Times New Roman" w:hAnsiTheme="minorBidi" w:cs="David" w:hint="cs"/>
                <w:rtl/>
              </w:rPr>
              <w:t xml:space="preserve">; </w:t>
            </w:r>
            <w:hyperlink r:id="rId8" w:history="1">
              <w:r w:rsidRPr="0079161D">
                <w:rPr>
                  <w:rStyle w:val="Hyperlink"/>
                  <w:rFonts w:asciiTheme="minorBidi" w:eastAsia="Times New Roman" w:hAnsiTheme="minorBidi" w:cs="David" w:hint="cs"/>
                  <w:rtl/>
                </w:rPr>
                <w:t>חלק ב</w:t>
              </w:r>
            </w:hyperlink>
            <w:r w:rsidRPr="0079161D">
              <w:rPr>
                <w:rFonts w:asciiTheme="minorBidi" w:eastAsia="Times New Roman" w:hAnsiTheme="minorBidi" w:cs="David" w:hint="cs"/>
                <w:rtl/>
              </w:rPr>
              <w:t xml:space="preserve">; </w:t>
            </w:r>
            <w:hyperlink r:id="rId9" w:history="1">
              <w:r w:rsidRPr="0079161D">
                <w:rPr>
                  <w:rStyle w:val="Hyperlink"/>
                  <w:rFonts w:asciiTheme="minorBidi" w:eastAsia="Times New Roman" w:hAnsiTheme="minorBidi" w:cs="David" w:hint="cs"/>
                  <w:rtl/>
                </w:rPr>
                <w:t>חלק ג</w:t>
              </w:r>
            </w:hyperlink>
            <w:r w:rsidRPr="0079161D">
              <w:rPr>
                <w:rFonts w:asciiTheme="minorBidi" w:eastAsia="Times New Roman" w:hAnsiTheme="minorBidi" w:cs="David" w:hint="cs"/>
                <w:rtl/>
              </w:rPr>
              <w:t xml:space="preserve">; </w:t>
            </w:r>
            <w:hyperlink r:id="rId10" w:history="1">
              <w:r w:rsidRPr="0079161D">
                <w:rPr>
                  <w:rStyle w:val="Hyperlink"/>
                  <w:rFonts w:asciiTheme="minorBidi" w:eastAsia="Times New Roman" w:hAnsiTheme="minorBidi" w:cs="David" w:hint="cs"/>
                  <w:rtl/>
                </w:rPr>
                <w:t>חלק ד</w:t>
              </w:r>
            </w:hyperlink>
            <w:r w:rsidRPr="0079161D">
              <w:rPr>
                <w:rFonts w:asciiTheme="minorBidi" w:eastAsia="Times New Roman" w:hAnsiTheme="minorBidi" w:cs="David" w:hint="cs"/>
                <w:rtl/>
              </w:rPr>
              <w:t>. אתר הידען</w:t>
            </w:r>
            <w:r w:rsidR="00022BA3" w:rsidRPr="0079161D">
              <w:rPr>
                <w:rFonts w:cs="David" w:hint="cs"/>
                <w:rtl/>
              </w:rPr>
              <w:t>.</w:t>
            </w:r>
          </w:p>
        </w:tc>
      </w:tr>
      <w:tr w:rsidR="0025412A" w:rsidRPr="0079161D" w:rsidTr="004F59B2">
        <w:tc>
          <w:tcPr>
            <w:tcW w:w="3151" w:type="dxa"/>
          </w:tcPr>
          <w:p w:rsidR="0025412A" w:rsidRPr="0079161D" w:rsidRDefault="0025412A" w:rsidP="0025412A">
            <w:pPr>
              <w:pStyle w:val="1"/>
              <w:spacing w:before="0" w:after="0"/>
              <w:outlineLvl w:val="0"/>
              <w:rPr>
                <w:rFonts w:cs="David"/>
                <w:rtl/>
              </w:rPr>
            </w:pPr>
            <w:r w:rsidRPr="0079161D"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  <w:t>חשיבותם של המיקרואורגניזמים במחזור החומרים</w:t>
            </w:r>
          </w:p>
        </w:tc>
        <w:tc>
          <w:tcPr>
            <w:tcW w:w="3402" w:type="dxa"/>
          </w:tcPr>
          <w:p w:rsidR="0025412A" w:rsidRPr="0079161D" w:rsidRDefault="0025412A" w:rsidP="00100810">
            <w:pPr>
              <w:pStyle w:val="a4"/>
              <w:numPr>
                <w:ilvl w:val="0"/>
                <w:numId w:val="1"/>
              </w:numPr>
              <w:tabs>
                <w:tab w:val="left" w:pos="3257"/>
              </w:tabs>
              <w:bidi/>
              <w:ind w:left="227" w:hanging="227"/>
              <w:rPr>
                <w:rFonts w:cs="David"/>
                <w:rtl/>
              </w:rPr>
            </w:pPr>
            <w:r w:rsidRPr="0079161D">
              <w:rPr>
                <w:rFonts w:asciiTheme="minorBidi" w:hAnsiTheme="minorBidi" w:cs="David"/>
                <w:rtl/>
              </w:rPr>
              <w:t xml:space="preserve">מיקרואורגניזמים </w:t>
            </w:r>
            <w:r w:rsidRPr="0079161D">
              <w:rPr>
                <w:rFonts w:asciiTheme="minorBidi" w:hAnsiTheme="minorBidi" w:cs="David" w:hint="cs"/>
                <w:rtl/>
              </w:rPr>
              <w:t>כ</w:t>
            </w:r>
            <w:r w:rsidRPr="0079161D">
              <w:rPr>
                <w:rFonts w:asciiTheme="minorBidi" w:hAnsiTheme="minorBidi" w:cs="David"/>
                <w:rtl/>
              </w:rPr>
              <w:t>מפרקים חומר</w:t>
            </w:r>
            <w:r w:rsidRPr="0079161D">
              <w:rPr>
                <w:rFonts w:asciiTheme="minorBidi" w:hAnsiTheme="minorBidi" w:cs="David" w:hint="cs"/>
                <w:rtl/>
              </w:rPr>
              <w:t>ים</w:t>
            </w:r>
            <w:r w:rsidRPr="0079161D">
              <w:rPr>
                <w:rFonts w:asciiTheme="minorBidi" w:hAnsiTheme="minorBidi" w:cs="David"/>
                <w:rtl/>
              </w:rPr>
              <w:t xml:space="preserve"> אורגני</w:t>
            </w:r>
            <w:r w:rsidRPr="0079161D">
              <w:rPr>
                <w:rFonts w:asciiTheme="minorBidi" w:hAnsiTheme="minorBidi" w:cs="David" w:hint="cs"/>
                <w:rtl/>
              </w:rPr>
              <w:t>ים</w:t>
            </w:r>
            <w:r w:rsidRPr="0079161D">
              <w:rPr>
                <w:rFonts w:asciiTheme="minorBidi" w:hAnsiTheme="minorBidi" w:cs="David"/>
                <w:rtl/>
              </w:rPr>
              <w:t xml:space="preserve"> לחומרים אנאורגנים </w:t>
            </w:r>
            <w:r w:rsidRPr="0079161D">
              <w:rPr>
                <w:rFonts w:asciiTheme="minorBidi" w:hAnsiTheme="minorBidi" w:cs="David" w:hint="cs"/>
                <w:rtl/>
              </w:rPr>
              <w:t>כך מתאפשר</w:t>
            </w:r>
            <w:r w:rsidRPr="0079161D">
              <w:rPr>
                <w:rFonts w:asciiTheme="minorBidi" w:hAnsiTheme="minorBidi" w:cs="David"/>
                <w:rtl/>
              </w:rPr>
              <w:t xml:space="preserve"> מחזור חומרים בכדור הארץ.</w:t>
            </w:r>
          </w:p>
        </w:tc>
        <w:tc>
          <w:tcPr>
            <w:tcW w:w="2835" w:type="dxa"/>
          </w:tcPr>
          <w:p w:rsidR="0025412A" w:rsidRPr="0079161D" w:rsidRDefault="0025412A" w:rsidP="0025412A">
            <w:pPr>
              <w:pStyle w:val="1"/>
              <w:spacing w:before="0" w:after="0"/>
              <w:outlineLvl w:val="0"/>
              <w:rPr>
                <w:rFonts w:cs="David"/>
                <w:rtl/>
              </w:rPr>
            </w:pPr>
            <w:r w:rsidRPr="0079161D"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  <w:t>מ</w:t>
            </w:r>
            <w:ins w:id="1" w:author="רוחמה" w:date="2014-07-22T13:15:00Z">
              <w:r w:rsidRPr="0079161D">
                <w:rPr>
                  <w:rFonts w:asciiTheme="minorBidi" w:hAnsiTheme="minorBidi" w:cs="David" w:hint="cs"/>
                  <w:b w:val="0"/>
                  <w:bCs w:val="0"/>
                  <w:sz w:val="22"/>
                  <w:szCs w:val="22"/>
                  <w:rtl/>
                </w:rPr>
                <w:t>ִ</w:t>
              </w:r>
            </w:ins>
            <w:r w:rsidRPr="0079161D"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  <w:t>חזור, מפרקים</w:t>
            </w:r>
          </w:p>
        </w:tc>
        <w:tc>
          <w:tcPr>
            <w:tcW w:w="4786" w:type="dxa"/>
          </w:tcPr>
          <w:p w:rsidR="0025412A" w:rsidRPr="0079161D" w:rsidRDefault="00C84236" w:rsidP="0025412A">
            <w:pPr>
              <w:bidi/>
              <w:ind w:left="0"/>
              <w:rPr>
                <w:rFonts w:ascii="Arial" w:hAnsi="Arial" w:cs="David"/>
                <w:color w:val="009900"/>
                <w:sz w:val="43"/>
                <w:szCs w:val="43"/>
                <w:rtl/>
              </w:rPr>
            </w:pPr>
            <w:hyperlink r:id="rId11" w:history="1">
              <w:r w:rsidR="0025412A" w:rsidRPr="0079161D">
                <w:rPr>
                  <w:rStyle w:val="Hyperlink"/>
                  <w:rFonts w:asciiTheme="minorBidi" w:hAnsiTheme="minorBidi" w:cs="David"/>
                  <w:rtl/>
                </w:rPr>
                <w:t>עולם ללא חיידקים</w:t>
              </w:r>
            </w:hyperlink>
            <w:r w:rsidR="0025412A" w:rsidRPr="0079161D">
              <w:rPr>
                <w:rFonts w:asciiTheme="minorBidi" w:hAnsiTheme="minorBidi" w:cs="David" w:hint="cs"/>
                <w:rtl/>
              </w:rPr>
              <w:t xml:space="preserve"> מאמר </w:t>
            </w:r>
            <w:r w:rsidR="0025412A" w:rsidRPr="0079161D">
              <w:rPr>
                <w:rFonts w:asciiTheme="minorBidi" w:hAnsiTheme="minorBidi" w:cs="David"/>
                <w:rtl/>
              </w:rPr>
              <w:t xml:space="preserve">מעובד </w:t>
            </w:r>
            <w:r w:rsidR="0025412A" w:rsidRPr="0079161D">
              <w:rPr>
                <w:rFonts w:asciiTheme="minorBidi" w:hAnsiTheme="minorBidi" w:cs="David" w:hint="cs"/>
                <w:rtl/>
              </w:rPr>
              <w:t xml:space="preserve">על ידי </w:t>
            </w:r>
            <w:r w:rsidR="0025412A" w:rsidRPr="0079161D">
              <w:rPr>
                <w:rFonts w:asciiTheme="minorBidi" w:hAnsiTheme="minorBidi" w:cs="David"/>
                <w:rtl/>
              </w:rPr>
              <w:t>נתן גרוסוביץ</w:t>
            </w:r>
            <w:r w:rsidR="00022BA3" w:rsidRPr="0079161D">
              <w:rPr>
                <w:rFonts w:asciiTheme="minorBidi" w:hAnsiTheme="minorBidi" w:cs="David" w:hint="cs"/>
                <w:rtl/>
              </w:rPr>
              <w:t>.</w:t>
            </w:r>
            <w:r w:rsidR="0025412A" w:rsidRPr="0079161D">
              <w:rPr>
                <w:rFonts w:ascii="Arial" w:hAnsi="Arial" w:cs="David"/>
                <w:color w:val="009900"/>
                <w:sz w:val="43"/>
                <w:szCs w:val="43"/>
                <w:rtl/>
              </w:rPr>
              <w:t xml:space="preserve"> </w:t>
            </w:r>
          </w:p>
          <w:p w:rsidR="0025412A" w:rsidRPr="0079161D" w:rsidRDefault="0025412A" w:rsidP="0025412A">
            <w:pPr>
              <w:bidi/>
              <w:ind w:left="0"/>
              <w:rPr>
                <w:rFonts w:cs="David"/>
                <w:rtl/>
              </w:rPr>
            </w:pPr>
            <w:r w:rsidRPr="0079161D">
              <w:rPr>
                <w:rFonts w:asciiTheme="minorBidi" w:hAnsiTheme="minorBidi" w:cs="David" w:hint="cs"/>
                <w:rtl/>
              </w:rPr>
              <w:t>המאמר מציג את ההשלכות השונות להיעדר חיידקים בעולם.</w:t>
            </w:r>
          </w:p>
        </w:tc>
      </w:tr>
      <w:tr w:rsidR="0025412A" w:rsidRPr="0079161D" w:rsidTr="006E2093">
        <w:tc>
          <w:tcPr>
            <w:tcW w:w="3151" w:type="dxa"/>
          </w:tcPr>
          <w:p w:rsidR="0025412A" w:rsidRPr="0079161D" w:rsidRDefault="0025412A" w:rsidP="0025412A">
            <w:pPr>
              <w:pStyle w:val="1"/>
              <w:spacing w:before="0" w:after="0"/>
              <w:outlineLvl w:val="0"/>
              <w:rPr>
                <w:rFonts w:cs="David"/>
                <w:rtl/>
              </w:rPr>
            </w:pPr>
            <w:r w:rsidRPr="0079161D"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  <w:t>מיקרואורגניזמים רבים מתקיימים על יצורים אחרים ו</w:t>
            </w:r>
            <w:r w:rsidRPr="0079161D">
              <w:rPr>
                <w:rFonts w:asciiTheme="minorBidi" w:hAnsiTheme="minorBidi" w:cs="David" w:hint="cs"/>
                <w:b w:val="0"/>
                <w:bCs w:val="0"/>
                <w:sz w:val="22"/>
                <w:szCs w:val="22"/>
                <w:rtl/>
              </w:rPr>
              <w:t xml:space="preserve">/או </w:t>
            </w:r>
            <w:r w:rsidRPr="0079161D"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  <w:t>בתוכם, ומקיימים איתם יחסי גומלין</w:t>
            </w:r>
          </w:p>
        </w:tc>
        <w:tc>
          <w:tcPr>
            <w:tcW w:w="3402" w:type="dxa"/>
          </w:tcPr>
          <w:p w:rsidR="0025412A" w:rsidRPr="0079161D" w:rsidRDefault="0025412A" w:rsidP="0025412A">
            <w:pPr>
              <w:pStyle w:val="a4"/>
              <w:numPr>
                <w:ilvl w:val="0"/>
                <w:numId w:val="1"/>
              </w:numPr>
              <w:tabs>
                <w:tab w:val="left" w:pos="3257"/>
              </w:tabs>
              <w:bidi/>
              <w:ind w:left="227" w:hanging="227"/>
              <w:rPr>
                <w:rFonts w:asciiTheme="minorBidi" w:hAnsiTheme="minorBidi" w:cs="David"/>
                <w:rtl/>
              </w:rPr>
            </w:pPr>
            <w:r w:rsidRPr="0079161D">
              <w:rPr>
                <w:rFonts w:asciiTheme="minorBidi" w:hAnsiTheme="minorBidi" w:cs="David"/>
                <w:rtl/>
              </w:rPr>
              <w:t xml:space="preserve">יחסי גומלין בין </w:t>
            </w:r>
            <w:r w:rsidRPr="0079161D">
              <w:rPr>
                <w:rFonts w:asciiTheme="minorBidi" w:hAnsiTheme="minorBidi" w:cs="David" w:hint="cs"/>
                <w:rtl/>
              </w:rPr>
              <w:t>מיקרואורגניזמים לבין יצורים אחרים</w:t>
            </w:r>
          </w:p>
          <w:p w:rsidR="0025412A" w:rsidRPr="0079161D" w:rsidRDefault="0025412A" w:rsidP="00BA5EC3">
            <w:pPr>
              <w:pStyle w:val="a4"/>
              <w:numPr>
                <w:ilvl w:val="0"/>
                <w:numId w:val="2"/>
              </w:numPr>
              <w:bidi/>
              <w:ind w:left="572" w:hanging="284"/>
              <w:rPr>
                <w:rFonts w:asciiTheme="minorBidi" w:hAnsiTheme="minorBidi" w:cs="David"/>
                <w:b/>
                <w:bCs/>
                <w:rtl/>
              </w:rPr>
            </w:pPr>
            <w:r w:rsidRPr="0079161D">
              <w:rPr>
                <w:rFonts w:ascii="Arial" w:hAnsi="Arial" w:cs="David"/>
                <w:rtl/>
              </w:rPr>
              <w:t>הדדיות, טפילות</w:t>
            </w:r>
            <w:r w:rsidRPr="0079161D">
              <w:rPr>
                <w:rFonts w:asciiTheme="minorBidi" w:hAnsiTheme="minorBidi" w:cs="David" w:hint="cs"/>
                <w:highlight w:val="yellow"/>
                <w:rtl/>
              </w:rPr>
              <w:t xml:space="preserve"> </w:t>
            </w:r>
          </w:p>
          <w:p w:rsidR="0025412A" w:rsidRPr="0079161D" w:rsidRDefault="0025412A" w:rsidP="0025412A">
            <w:pPr>
              <w:pStyle w:val="1"/>
              <w:spacing w:line="360" w:lineRule="auto"/>
              <w:jc w:val="both"/>
              <w:outlineLvl w:val="0"/>
              <w:rPr>
                <w:rFonts w:cs="David"/>
                <w:rtl/>
              </w:rPr>
            </w:pPr>
          </w:p>
        </w:tc>
        <w:tc>
          <w:tcPr>
            <w:tcW w:w="2835" w:type="dxa"/>
          </w:tcPr>
          <w:p w:rsidR="0025412A" w:rsidRPr="0079161D" w:rsidRDefault="0025412A" w:rsidP="0025412A">
            <w:pPr>
              <w:pStyle w:val="1"/>
              <w:spacing w:before="0" w:after="0"/>
              <w:outlineLvl w:val="0"/>
              <w:rPr>
                <w:rFonts w:cs="David"/>
                <w:rtl/>
              </w:rPr>
            </w:pPr>
          </w:p>
        </w:tc>
        <w:tc>
          <w:tcPr>
            <w:tcW w:w="4786" w:type="dxa"/>
            <w:shd w:val="clear" w:color="auto" w:fill="auto"/>
          </w:tcPr>
          <w:p w:rsidR="0025412A" w:rsidRPr="0079161D" w:rsidRDefault="0025412A" w:rsidP="0025412A">
            <w:pPr>
              <w:bidi/>
              <w:ind w:left="0"/>
              <w:rPr>
                <w:rFonts w:asciiTheme="minorBidi" w:hAnsiTheme="minorBidi" w:cs="David"/>
                <w:rtl/>
              </w:rPr>
            </w:pPr>
            <w:r w:rsidRPr="0079161D">
              <w:rPr>
                <w:rFonts w:asciiTheme="minorBidi" w:hAnsiTheme="minorBidi" w:cs="David"/>
                <w:rtl/>
              </w:rPr>
              <w:t>ניתן להתמקד:</w:t>
            </w:r>
          </w:p>
          <w:p w:rsidR="0025412A" w:rsidRPr="0079161D" w:rsidRDefault="0025412A" w:rsidP="0025412A">
            <w:pPr>
              <w:pStyle w:val="a4"/>
              <w:numPr>
                <w:ilvl w:val="0"/>
                <w:numId w:val="1"/>
              </w:numPr>
              <w:tabs>
                <w:tab w:val="left" w:pos="3257"/>
              </w:tabs>
              <w:bidi/>
              <w:ind w:left="227" w:hanging="227"/>
              <w:rPr>
                <w:rFonts w:asciiTheme="minorBidi" w:hAnsiTheme="minorBidi" w:cs="David"/>
                <w:rtl/>
              </w:rPr>
            </w:pPr>
            <w:r w:rsidRPr="0079161D">
              <w:rPr>
                <w:rFonts w:asciiTheme="minorBidi" w:hAnsiTheme="minorBidi" w:cs="David"/>
                <w:rtl/>
              </w:rPr>
              <w:t xml:space="preserve">ביחסי גומלין </w:t>
            </w:r>
            <w:r w:rsidRPr="0079161D">
              <w:rPr>
                <w:rFonts w:asciiTheme="minorBidi" w:hAnsiTheme="minorBidi" w:cs="David" w:hint="cs"/>
                <w:rtl/>
              </w:rPr>
              <w:t>חיידקים</w:t>
            </w:r>
            <w:r w:rsidRPr="0079161D">
              <w:rPr>
                <w:rFonts w:asciiTheme="minorBidi" w:hAnsiTheme="minorBidi" w:cs="David"/>
                <w:rtl/>
              </w:rPr>
              <w:t>-אדם. לדוגמא: חי</w:t>
            </w:r>
            <w:r w:rsidRPr="0079161D">
              <w:rPr>
                <w:rFonts w:asciiTheme="minorBidi" w:hAnsiTheme="minorBidi" w:cs="David" w:hint="cs"/>
                <w:rtl/>
              </w:rPr>
              <w:t>י</w:t>
            </w:r>
            <w:r w:rsidRPr="0079161D">
              <w:rPr>
                <w:rFonts w:asciiTheme="minorBidi" w:hAnsiTheme="minorBidi" w:cs="David"/>
                <w:rtl/>
              </w:rPr>
              <w:t xml:space="preserve">דקי מעיים </w:t>
            </w:r>
            <w:r w:rsidRPr="0079161D">
              <w:rPr>
                <w:rFonts w:asciiTheme="minorBidi" w:hAnsiTheme="minorBidi" w:cs="David" w:hint="cs"/>
                <w:rtl/>
              </w:rPr>
              <w:t xml:space="preserve">וחיידקי </w:t>
            </w:r>
            <w:r w:rsidRPr="0079161D">
              <w:rPr>
                <w:rFonts w:asciiTheme="minorBidi" w:hAnsiTheme="minorBidi" w:cs="David"/>
                <w:rtl/>
              </w:rPr>
              <w:t>כולרה.</w:t>
            </w:r>
          </w:p>
          <w:p w:rsidR="0025412A" w:rsidRPr="0079161D" w:rsidRDefault="0025412A" w:rsidP="005640BF">
            <w:pPr>
              <w:pStyle w:val="a4"/>
              <w:numPr>
                <w:ilvl w:val="0"/>
                <w:numId w:val="1"/>
              </w:numPr>
              <w:tabs>
                <w:tab w:val="left" w:pos="3257"/>
              </w:tabs>
              <w:bidi/>
              <w:ind w:left="227" w:hanging="227"/>
              <w:rPr>
                <w:rFonts w:asciiTheme="minorBidi" w:hAnsiTheme="minorBidi" w:cs="David"/>
                <w:rtl/>
              </w:rPr>
            </w:pPr>
            <w:r w:rsidRPr="0079161D">
              <w:rPr>
                <w:rFonts w:asciiTheme="minorBidi" w:hAnsiTheme="minorBidi" w:cs="David"/>
                <w:rtl/>
              </w:rPr>
              <w:t xml:space="preserve">ביחסי גומלין מיקרואורגניזמים–אורגניזמים אחרים. לדוגמא: </w:t>
            </w:r>
            <w:r w:rsidRPr="0079161D">
              <w:rPr>
                <w:rFonts w:asciiTheme="minorBidi" w:hAnsiTheme="minorBidi" w:cs="David" w:hint="cs"/>
                <w:rtl/>
              </w:rPr>
              <w:t>מיקרואורגניזמים ב</w:t>
            </w:r>
            <w:r w:rsidRPr="0079161D">
              <w:rPr>
                <w:rFonts w:asciiTheme="minorBidi" w:hAnsiTheme="minorBidi" w:cs="David"/>
                <w:rtl/>
              </w:rPr>
              <w:t xml:space="preserve">כרס הפרה </w:t>
            </w:r>
            <w:r w:rsidRPr="0079161D">
              <w:rPr>
                <w:rFonts w:asciiTheme="minorBidi" w:hAnsiTheme="minorBidi" w:cs="David" w:hint="cs"/>
                <w:rtl/>
              </w:rPr>
              <w:t>ופטריית ה</w:t>
            </w:r>
            <w:r w:rsidRPr="0079161D">
              <w:rPr>
                <w:rFonts w:asciiTheme="minorBidi" w:hAnsiTheme="minorBidi" w:cs="David"/>
                <w:rtl/>
              </w:rPr>
              <w:t>קימחון</w:t>
            </w:r>
            <w:r w:rsidRPr="0079161D">
              <w:rPr>
                <w:rFonts w:asciiTheme="minorBidi" w:hAnsiTheme="minorBidi" w:cs="David" w:hint="cs"/>
                <w:rtl/>
              </w:rPr>
              <w:t xml:space="preserve"> בצמחים</w:t>
            </w:r>
            <w:r w:rsidRPr="0079161D">
              <w:rPr>
                <w:rFonts w:asciiTheme="minorBidi" w:hAnsiTheme="minorBidi" w:cs="David"/>
                <w:rtl/>
              </w:rPr>
              <w:t>.</w:t>
            </w:r>
          </w:p>
          <w:p w:rsidR="0025412A" w:rsidRPr="0079161D" w:rsidRDefault="0025412A" w:rsidP="0025412A">
            <w:pPr>
              <w:pStyle w:val="a4"/>
              <w:numPr>
                <w:ilvl w:val="0"/>
                <w:numId w:val="1"/>
              </w:numPr>
              <w:tabs>
                <w:tab w:val="left" w:pos="3257"/>
              </w:tabs>
              <w:bidi/>
              <w:ind w:left="227" w:hanging="227"/>
              <w:rPr>
                <w:rFonts w:asciiTheme="minorBidi" w:hAnsiTheme="minorBidi" w:cs="David"/>
              </w:rPr>
            </w:pPr>
            <w:r w:rsidRPr="0079161D">
              <w:rPr>
                <w:rFonts w:asciiTheme="minorBidi" w:hAnsiTheme="minorBidi" w:cs="David" w:hint="cs"/>
                <w:rtl/>
              </w:rPr>
              <w:t>ב</w:t>
            </w:r>
            <w:r w:rsidRPr="0079161D">
              <w:rPr>
                <w:rFonts w:asciiTheme="minorBidi" w:hAnsiTheme="minorBidi" w:cs="David"/>
                <w:rtl/>
              </w:rPr>
              <w:t>חי</w:t>
            </w:r>
            <w:r w:rsidRPr="0079161D">
              <w:rPr>
                <w:rFonts w:asciiTheme="minorBidi" w:hAnsiTheme="minorBidi" w:cs="David" w:hint="cs"/>
                <w:rtl/>
              </w:rPr>
              <w:t>י</w:t>
            </w:r>
            <w:r w:rsidRPr="0079161D">
              <w:rPr>
                <w:rFonts w:asciiTheme="minorBidi" w:hAnsiTheme="minorBidi" w:cs="David"/>
                <w:rtl/>
              </w:rPr>
              <w:t>דקים</w:t>
            </w:r>
            <w:r w:rsidRPr="0079161D">
              <w:rPr>
                <w:rFonts w:asciiTheme="minorBidi" w:hAnsiTheme="minorBidi" w:cs="David" w:hint="cs"/>
                <w:rtl/>
              </w:rPr>
              <w:t xml:space="preserve"> </w:t>
            </w:r>
            <w:r w:rsidRPr="0079161D">
              <w:rPr>
                <w:rFonts w:asciiTheme="minorBidi" w:hAnsiTheme="minorBidi" w:cs="David"/>
                <w:rtl/>
              </w:rPr>
              <w:t>פרוביוטי</w:t>
            </w:r>
            <w:r w:rsidRPr="0079161D">
              <w:rPr>
                <w:rFonts w:asciiTheme="minorBidi" w:hAnsiTheme="minorBidi" w:cs="David" w:hint="cs"/>
                <w:rtl/>
              </w:rPr>
              <w:t xml:space="preserve">ים </w:t>
            </w:r>
          </w:p>
          <w:p w:rsidR="0025412A" w:rsidRPr="0079161D" w:rsidRDefault="0025412A" w:rsidP="0025412A">
            <w:pPr>
              <w:pStyle w:val="a4"/>
              <w:numPr>
                <w:ilvl w:val="0"/>
                <w:numId w:val="2"/>
              </w:numPr>
              <w:bidi/>
              <w:ind w:left="572" w:hanging="284"/>
              <w:rPr>
                <w:rFonts w:asciiTheme="minorBidi" w:hAnsiTheme="minorBidi" w:cs="David"/>
                <w:rtl/>
              </w:rPr>
            </w:pPr>
            <w:r w:rsidRPr="0079161D">
              <w:rPr>
                <w:rFonts w:asciiTheme="minorBidi" w:hAnsiTheme="minorBidi" w:cs="David" w:hint="cs"/>
                <w:rtl/>
              </w:rPr>
              <w:t xml:space="preserve">א. שיבולת, ר, אליקים, ד, רחמילביץ 1999. </w:t>
            </w:r>
            <w:hyperlink r:id="rId12" w:history="1">
              <w:r w:rsidRPr="0079161D">
                <w:rPr>
                  <w:rStyle w:val="Hyperlink"/>
                  <w:rFonts w:cs="David" w:hint="cs"/>
                  <w:rtl/>
                </w:rPr>
                <w:t xml:space="preserve">חיידקים פרוביוטיים </w:t>
              </w:r>
              <w:r w:rsidRPr="0079161D">
                <w:rPr>
                  <w:rStyle w:val="Hyperlink"/>
                  <w:rFonts w:cs="David"/>
                  <w:rtl/>
                </w:rPr>
                <w:t>–</w:t>
              </w:r>
              <w:r w:rsidRPr="0079161D">
                <w:rPr>
                  <w:rStyle w:val="Hyperlink"/>
                  <w:rFonts w:cs="David" w:hint="cs"/>
                  <w:rtl/>
                </w:rPr>
                <w:t xml:space="preserve"> אגדה או תועלת</w:t>
              </w:r>
            </w:hyperlink>
            <w:r w:rsidRPr="0079161D">
              <w:rPr>
                <w:rFonts w:asciiTheme="minorBidi" w:hAnsiTheme="minorBidi" w:cs="David" w:hint="cs"/>
                <w:rtl/>
              </w:rPr>
              <w:t>. סקירה</w:t>
            </w:r>
            <w:r w:rsidRPr="0079161D">
              <w:rPr>
                <w:rFonts w:asciiTheme="minorBidi" w:hAnsiTheme="minorBidi" w:cs="David"/>
                <w:rtl/>
              </w:rPr>
              <w:t xml:space="preserve"> </w:t>
            </w:r>
            <w:r w:rsidRPr="0079161D">
              <w:rPr>
                <w:rFonts w:asciiTheme="minorBidi" w:hAnsiTheme="minorBidi" w:cs="David" w:hint="cs"/>
                <w:rtl/>
              </w:rPr>
              <w:t>של</w:t>
            </w:r>
            <w:r w:rsidRPr="0079161D">
              <w:rPr>
                <w:rFonts w:asciiTheme="minorBidi" w:hAnsiTheme="minorBidi" w:cs="David"/>
                <w:rtl/>
              </w:rPr>
              <w:t xml:space="preserve"> </w:t>
            </w:r>
            <w:r w:rsidRPr="0079161D">
              <w:rPr>
                <w:rFonts w:asciiTheme="minorBidi" w:hAnsiTheme="minorBidi" w:cs="David" w:hint="cs"/>
                <w:rtl/>
              </w:rPr>
              <w:t>מחקרים</w:t>
            </w:r>
            <w:r w:rsidRPr="0079161D">
              <w:rPr>
                <w:rFonts w:asciiTheme="minorBidi" w:hAnsiTheme="minorBidi" w:cs="David"/>
                <w:rtl/>
              </w:rPr>
              <w:t xml:space="preserve"> </w:t>
            </w:r>
            <w:r w:rsidRPr="0079161D">
              <w:rPr>
                <w:rFonts w:asciiTheme="minorBidi" w:hAnsiTheme="minorBidi" w:cs="David" w:hint="cs"/>
                <w:rtl/>
              </w:rPr>
              <w:t>העוסקים</w:t>
            </w:r>
            <w:r w:rsidRPr="0079161D">
              <w:rPr>
                <w:rFonts w:asciiTheme="minorBidi" w:hAnsiTheme="minorBidi" w:cs="David"/>
                <w:rtl/>
              </w:rPr>
              <w:t xml:space="preserve"> </w:t>
            </w:r>
            <w:r w:rsidRPr="0079161D">
              <w:rPr>
                <w:rFonts w:asciiTheme="minorBidi" w:hAnsiTheme="minorBidi" w:cs="David" w:hint="cs"/>
                <w:rtl/>
              </w:rPr>
              <w:t>בדרכי הפעולה</w:t>
            </w:r>
            <w:r w:rsidRPr="0079161D">
              <w:rPr>
                <w:rFonts w:asciiTheme="minorBidi" w:hAnsiTheme="minorBidi" w:cs="David"/>
                <w:rtl/>
              </w:rPr>
              <w:t xml:space="preserve"> </w:t>
            </w:r>
            <w:r w:rsidRPr="0079161D">
              <w:rPr>
                <w:rFonts w:asciiTheme="minorBidi" w:hAnsiTheme="minorBidi" w:cs="David" w:hint="cs"/>
                <w:rtl/>
              </w:rPr>
              <w:t>של</w:t>
            </w:r>
            <w:r w:rsidRPr="0079161D">
              <w:rPr>
                <w:rFonts w:asciiTheme="minorBidi" w:hAnsiTheme="minorBidi" w:cs="David"/>
                <w:rtl/>
              </w:rPr>
              <w:t xml:space="preserve"> </w:t>
            </w:r>
            <w:r w:rsidRPr="0079161D">
              <w:rPr>
                <w:rFonts w:asciiTheme="minorBidi" w:hAnsiTheme="minorBidi" w:cs="David" w:hint="cs"/>
                <w:rtl/>
              </w:rPr>
              <w:t>חיידקים פרוביוטים ומידת</w:t>
            </w:r>
            <w:r w:rsidRPr="0079161D">
              <w:rPr>
                <w:rFonts w:asciiTheme="minorBidi" w:hAnsiTheme="minorBidi" w:cs="David"/>
                <w:rtl/>
              </w:rPr>
              <w:t xml:space="preserve"> </w:t>
            </w:r>
            <w:r w:rsidRPr="0079161D">
              <w:rPr>
                <w:rFonts w:asciiTheme="minorBidi" w:hAnsiTheme="minorBidi" w:cs="David" w:hint="cs"/>
                <w:rtl/>
              </w:rPr>
              <w:t>התועלת</w:t>
            </w:r>
            <w:r w:rsidRPr="0079161D">
              <w:rPr>
                <w:rFonts w:asciiTheme="minorBidi" w:hAnsiTheme="minorBidi" w:cs="David"/>
                <w:rtl/>
              </w:rPr>
              <w:t xml:space="preserve"> </w:t>
            </w:r>
            <w:r w:rsidRPr="0079161D">
              <w:rPr>
                <w:rFonts w:asciiTheme="minorBidi" w:hAnsiTheme="minorBidi" w:cs="David" w:hint="cs"/>
                <w:rtl/>
              </w:rPr>
              <w:t>שלהם.</w:t>
            </w:r>
          </w:p>
          <w:p w:rsidR="0025412A" w:rsidRPr="0079161D" w:rsidRDefault="00C84236" w:rsidP="0025412A">
            <w:pPr>
              <w:pStyle w:val="a4"/>
              <w:numPr>
                <w:ilvl w:val="0"/>
                <w:numId w:val="2"/>
              </w:numPr>
              <w:bidi/>
              <w:ind w:left="572" w:hanging="284"/>
              <w:rPr>
                <w:rFonts w:asciiTheme="minorBidi" w:hAnsiTheme="minorBidi" w:cs="David"/>
                <w:color w:val="FF0000"/>
                <w:rtl/>
              </w:rPr>
            </w:pPr>
            <w:hyperlink r:id="rId13" w:history="1">
              <w:r w:rsidR="0069102A" w:rsidRPr="0079161D">
                <w:rPr>
                  <w:rStyle w:val="Hyperlink"/>
                  <w:rFonts w:cs="David"/>
                  <w:rtl/>
                </w:rPr>
                <w:t>פעילויות באתר המרכז הארצי למורי הביולוגיה</w:t>
              </w:r>
              <w:r w:rsidR="0069102A" w:rsidRPr="0079161D">
                <w:rPr>
                  <w:rFonts w:cs="David"/>
                  <w:rtl/>
                </w:rPr>
                <w:t>, מאמרים וחרקשת</w:t>
              </w:r>
            </w:hyperlink>
            <w:r w:rsidR="0025412A" w:rsidRPr="0079161D">
              <w:rPr>
                <w:rFonts w:asciiTheme="minorBidi" w:hAnsiTheme="minorBidi" w:cs="David"/>
                <w:color w:val="FF0000"/>
                <w:rtl/>
              </w:rPr>
              <w:t xml:space="preserve"> </w:t>
            </w:r>
          </w:p>
          <w:p w:rsidR="006E2093" w:rsidRPr="0079161D" w:rsidRDefault="001419C6" w:rsidP="001916D5">
            <w:pPr>
              <w:pStyle w:val="a4"/>
              <w:numPr>
                <w:ilvl w:val="0"/>
                <w:numId w:val="2"/>
              </w:numPr>
              <w:bidi/>
              <w:ind w:left="572" w:hanging="284"/>
              <w:rPr>
                <w:rFonts w:cs="David"/>
                <w:rtl/>
              </w:rPr>
            </w:pPr>
            <w:r w:rsidRPr="001916D5">
              <w:rPr>
                <w:rFonts w:asciiTheme="minorBidi" w:hAnsiTheme="minorBidi" w:cs="David"/>
                <w:rtl/>
              </w:rPr>
              <w:t>פעילות אוריינית</w:t>
            </w:r>
            <w:r w:rsidRPr="001916D5">
              <w:rPr>
                <w:rFonts w:asciiTheme="minorBidi" w:hAnsiTheme="minorBidi" w:cs="David" w:hint="cs"/>
                <w:rtl/>
              </w:rPr>
              <w:t xml:space="preserve"> בנושא</w:t>
            </w:r>
            <w:r w:rsidR="006E2093" w:rsidRPr="001916D5">
              <w:rPr>
                <w:rFonts w:asciiTheme="minorBidi" w:hAnsiTheme="minorBidi" w:cs="David" w:hint="cs"/>
                <w:rtl/>
              </w:rPr>
              <w:t xml:space="preserve"> </w:t>
            </w:r>
            <w:hyperlink r:id="rId14" w:history="1">
              <w:r w:rsidRPr="001916D5">
                <w:rPr>
                  <w:rStyle w:val="Hyperlink"/>
                  <w:rFonts w:cs="David"/>
                  <w:rtl/>
                </w:rPr>
                <w:t>פרוביוטיקה</w:t>
              </w:r>
              <w:r w:rsidR="006E2093" w:rsidRPr="001916D5">
                <w:rPr>
                  <w:rFonts w:asciiTheme="minorBidi" w:hAnsiTheme="minorBidi" w:cs="David" w:hint="cs"/>
                  <w:rtl/>
                </w:rPr>
                <w:t xml:space="preserve"> </w:t>
              </w:r>
            </w:hyperlink>
            <w:hyperlink r:id="rId15" w:history="1">
              <w:r w:rsidRPr="001916D5">
                <w:rPr>
                  <w:rStyle w:val="Hyperlink"/>
                  <w:rFonts w:cs="David"/>
                  <w:rtl/>
                </w:rPr>
                <w:t>ומחוון</w:t>
              </w:r>
            </w:hyperlink>
            <w:r w:rsidR="00022BA3" w:rsidRPr="001916D5">
              <w:rPr>
                <w:rStyle w:val="Hyperlink"/>
                <w:rFonts w:cs="David"/>
                <w:u w:val="none"/>
              </w:rPr>
              <w:t xml:space="preserve"> </w:t>
            </w:r>
            <w:r w:rsidRPr="001916D5">
              <w:rPr>
                <w:rFonts w:asciiTheme="minorBidi" w:hAnsiTheme="minorBidi" w:cs="David"/>
                <w:rtl/>
              </w:rPr>
              <w:t>לפעילות</w:t>
            </w:r>
            <w:r w:rsidR="00E653C9" w:rsidRPr="001916D5">
              <w:rPr>
                <w:rFonts w:asciiTheme="minorBidi" w:hAnsiTheme="minorBidi" w:cs="David" w:hint="cs"/>
                <w:rtl/>
              </w:rPr>
              <w:t>.</w:t>
            </w:r>
          </w:p>
        </w:tc>
      </w:tr>
      <w:tr w:rsidR="0025412A" w:rsidRPr="0079161D" w:rsidTr="004F59B2">
        <w:tc>
          <w:tcPr>
            <w:tcW w:w="3151" w:type="dxa"/>
          </w:tcPr>
          <w:p w:rsidR="0025412A" w:rsidRPr="0079161D" w:rsidRDefault="0025412A" w:rsidP="0069102A">
            <w:pPr>
              <w:pStyle w:val="1"/>
              <w:spacing w:before="0" w:after="0"/>
              <w:outlineLvl w:val="0"/>
              <w:rPr>
                <w:rFonts w:cs="David"/>
                <w:rtl/>
              </w:rPr>
            </w:pPr>
            <w:r w:rsidRPr="0079161D"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  <w:t>מיקרואורגניזמים כגורמי מחלות והתמודדות האדם איתם.</w:t>
            </w:r>
          </w:p>
        </w:tc>
        <w:tc>
          <w:tcPr>
            <w:tcW w:w="3402" w:type="dxa"/>
          </w:tcPr>
          <w:p w:rsidR="0025412A" w:rsidRPr="0079161D" w:rsidRDefault="0025412A" w:rsidP="0025412A">
            <w:pPr>
              <w:pStyle w:val="a4"/>
              <w:numPr>
                <w:ilvl w:val="0"/>
                <w:numId w:val="1"/>
              </w:numPr>
              <w:tabs>
                <w:tab w:val="left" w:pos="3257"/>
              </w:tabs>
              <w:bidi/>
              <w:ind w:left="227" w:hanging="227"/>
              <w:rPr>
                <w:rFonts w:asciiTheme="minorBidi" w:hAnsiTheme="minorBidi" w:cs="David"/>
                <w:rtl/>
              </w:rPr>
            </w:pPr>
            <w:r w:rsidRPr="0079161D">
              <w:rPr>
                <w:rFonts w:asciiTheme="minorBidi" w:hAnsiTheme="minorBidi" w:cs="David"/>
                <w:rtl/>
              </w:rPr>
              <w:t>עקרונות קוך -</w:t>
            </w:r>
            <w:r w:rsidRPr="0079161D">
              <w:rPr>
                <w:rFonts w:asciiTheme="minorBidi" w:hAnsiTheme="minorBidi" w:cs="David" w:hint="cs"/>
                <w:rtl/>
              </w:rPr>
              <w:t xml:space="preserve"> </w:t>
            </w:r>
            <w:r w:rsidRPr="0079161D">
              <w:rPr>
                <w:rFonts w:asciiTheme="minorBidi" w:hAnsiTheme="minorBidi" w:cs="David"/>
                <w:rtl/>
              </w:rPr>
              <w:t>זיהוי גורמי מחלה.</w:t>
            </w:r>
          </w:p>
          <w:p w:rsidR="0025412A" w:rsidRPr="0079161D" w:rsidRDefault="0025412A" w:rsidP="0025412A">
            <w:pPr>
              <w:pStyle w:val="a4"/>
              <w:numPr>
                <w:ilvl w:val="0"/>
                <w:numId w:val="1"/>
              </w:numPr>
              <w:tabs>
                <w:tab w:val="left" w:pos="3257"/>
              </w:tabs>
              <w:bidi/>
              <w:ind w:left="227" w:hanging="227"/>
              <w:rPr>
                <w:rFonts w:asciiTheme="minorBidi" w:hAnsiTheme="minorBidi" w:cs="David"/>
                <w:rtl/>
              </w:rPr>
            </w:pPr>
            <w:r w:rsidRPr="0079161D">
              <w:rPr>
                <w:rFonts w:asciiTheme="minorBidi" w:hAnsiTheme="minorBidi" w:cs="David"/>
                <w:rtl/>
              </w:rPr>
              <w:t>מנגנון הפעולה של תרופות נגד חיידקים ונגד טפילים אחרים.</w:t>
            </w:r>
          </w:p>
          <w:p w:rsidR="0025412A" w:rsidRPr="0079161D" w:rsidRDefault="0025412A" w:rsidP="0025412A">
            <w:pPr>
              <w:pStyle w:val="a4"/>
              <w:numPr>
                <w:ilvl w:val="0"/>
                <w:numId w:val="1"/>
              </w:numPr>
              <w:tabs>
                <w:tab w:val="left" w:pos="3257"/>
              </w:tabs>
              <w:bidi/>
              <w:ind w:left="227" w:hanging="227"/>
              <w:rPr>
                <w:rFonts w:asciiTheme="minorBidi" w:hAnsiTheme="minorBidi" w:cs="David"/>
                <w:rtl/>
              </w:rPr>
            </w:pPr>
            <w:r w:rsidRPr="0079161D">
              <w:rPr>
                <w:rFonts w:asciiTheme="minorBidi" w:hAnsiTheme="minorBidi" w:cs="David"/>
                <w:rtl/>
              </w:rPr>
              <w:t>התפתחות עמידות כנגד תרופות.</w:t>
            </w:r>
          </w:p>
          <w:p w:rsidR="0025412A" w:rsidRPr="0079161D" w:rsidRDefault="00100810" w:rsidP="0069102A">
            <w:pPr>
              <w:pStyle w:val="a4"/>
              <w:numPr>
                <w:ilvl w:val="0"/>
                <w:numId w:val="1"/>
              </w:numPr>
              <w:tabs>
                <w:tab w:val="left" w:pos="3257"/>
              </w:tabs>
              <w:bidi/>
              <w:ind w:left="227" w:hanging="227"/>
              <w:rPr>
                <w:rFonts w:cs="David"/>
                <w:rtl/>
              </w:rPr>
            </w:pPr>
            <w:r w:rsidRPr="0079161D">
              <w:rPr>
                <w:rFonts w:asciiTheme="minorBidi" w:hAnsiTheme="minorBidi" w:cs="David" w:hint="cs"/>
                <w:rtl/>
              </w:rPr>
              <w:t>דרכים ל</w:t>
            </w:r>
            <w:r w:rsidR="0025412A" w:rsidRPr="0079161D">
              <w:rPr>
                <w:rFonts w:asciiTheme="minorBidi" w:hAnsiTheme="minorBidi" w:cs="David"/>
                <w:rtl/>
              </w:rPr>
              <w:t>מניעת מחלות</w:t>
            </w:r>
          </w:p>
        </w:tc>
        <w:tc>
          <w:tcPr>
            <w:tcW w:w="2835" w:type="dxa"/>
          </w:tcPr>
          <w:p w:rsidR="0069102A" w:rsidRPr="0079161D" w:rsidRDefault="0069102A" w:rsidP="0069102A">
            <w:pPr>
              <w:pStyle w:val="1"/>
              <w:spacing w:before="0" w:after="0"/>
              <w:outlineLvl w:val="0"/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</w:pPr>
          </w:p>
          <w:p w:rsidR="0025412A" w:rsidRPr="0079161D" w:rsidRDefault="0025412A" w:rsidP="0069102A">
            <w:pPr>
              <w:pStyle w:val="1"/>
              <w:spacing w:before="0" w:after="0"/>
              <w:outlineLvl w:val="0"/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</w:pPr>
            <w:r w:rsidRPr="0079161D"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  <w:t>פניצילין, תרופות</w:t>
            </w:r>
            <w:r w:rsidRPr="0079161D">
              <w:rPr>
                <w:rFonts w:asciiTheme="minorBidi" w:hAnsiTheme="minorBidi" w:cs="David" w:hint="cs"/>
                <w:b w:val="0"/>
                <w:bCs w:val="0"/>
                <w:sz w:val="22"/>
                <w:szCs w:val="22"/>
                <w:rtl/>
              </w:rPr>
              <w:t xml:space="preserve"> </w:t>
            </w:r>
            <w:r w:rsidR="0069102A" w:rsidRPr="0079161D">
              <w:rPr>
                <w:rFonts w:asciiTheme="minorBidi" w:hAnsiTheme="minorBidi" w:cs="David" w:hint="cs"/>
                <w:b w:val="0"/>
                <w:bCs w:val="0"/>
                <w:sz w:val="22"/>
                <w:szCs w:val="22"/>
                <w:rtl/>
              </w:rPr>
              <w:t>א</w:t>
            </w:r>
            <w:r w:rsidRPr="0079161D"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  <w:t>נטיביוטיות.</w:t>
            </w:r>
          </w:p>
          <w:p w:rsidR="0025412A" w:rsidRPr="0079161D" w:rsidRDefault="0025412A" w:rsidP="0069102A">
            <w:pPr>
              <w:pStyle w:val="1"/>
              <w:spacing w:before="0" w:after="0"/>
              <w:outlineLvl w:val="0"/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</w:pPr>
          </w:p>
        </w:tc>
        <w:tc>
          <w:tcPr>
            <w:tcW w:w="4786" w:type="dxa"/>
          </w:tcPr>
          <w:p w:rsidR="0025412A" w:rsidRPr="0079161D" w:rsidRDefault="0025412A" w:rsidP="0069102A">
            <w:pPr>
              <w:pStyle w:val="a4"/>
              <w:numPr>
                <w:ilvl w:val="0"/>
                <w:numId w:val="1"/>
              </w:numPr>
              <w:tabs>
                <w:tab w:val="left" w:pos="3257"/>
              </w:tabs>
              <w:bidi/>
              <w:ind w:left="227" w:hanging="227"/>
              <w:rPr>
                <w:rFonts w:asciiTheme="minorBidi" w:hAnsiTheme="minorBidi" w:cs="David"/>
              </w:rPr>
            </w:pPr>
            <w:r w:rsidRPr="0079161D">
              <w:rPr>
                <w:rFonts w:asciiTheme="minorBidi" w:hAnsiTheme="minorBidi" w:cs="David" w:hint="cs"/>
                <w:rtl/>
              </w:rPr>
              <w:t xml:space="preserve">פעילות בנושא </w:t>
            </w:r>
            <w:hyperlink r:id="rId16" w:history="1">
              <w:r w:rsidRPr="0079161D">
                <w:rPr>
                  <w:rStyle w:val="Hyperlink"/>
                  <w:rFonts w:asciiTheme="minorBidi" w:hAnsiTheme="minorBidi" w:cs="David"/>
                  <w:rtl/>
                </w:rPr>
                <w:t>עקרונות קוך</w:t>
              </w:r>
            </w:hyperlink>
            <w:r w:rsidRPr="0079161D">
              <w:rPr>
                <w:rFonts w:asciiTheme="minorBidi" w:hAnsiTheme="minorBidi" w:cs="David"/>
                <w:rtl/>
              </w:rPr>
              <w:t xml:space="preserve">. </w:t>
            </w:r>
            <w:r w:rsidRPr="0079161D">
              <w:rPr>
                <w:rFonts w:asciiTheme="minorBidi" w:hAnsiTheme="minorBidi" w:cs="David" w:hint="cs"/>
                <w:rtl/>
              </w:rPr>
              <w:t xml:space="preserve">האתר באנגלית. </w:t>
            </w:r>
          </w:p>
          <w:p w:rsidR="0025412A" w:rsidRPr="0079161D" w:rsidRDefault="0025412A" w:rsidP="0025412A">
            <w:pPr>
              <w:pStyle w:val="a4"/>
              <w:numPr>
                <w:ilvl w:val="0"/>
                <w:numId w:val="1"/>
              </w:numPr>
              <w:tabs>
                <w:tab w:val="left" w:pos="3257"/>
              </w:tabs>
              <w:bidi/>
              <w:ind w:left="227" w:hanging="227"/>
              <w:rPr>
                <w:rFonts w:asciiTheme="minorBidi" w:hAnsiTheme="minorBidi" w:cs="David"/>
                <w:rtl/>
              </w:rPr>
            </w:pPr>
            <w:r w:rsidRPr="0079161D">
              <w:rPr>
                <w:rFonts w:asciiTheme="minorBidi" w:hAnsiTheme="minorBidi" w:cs="David"/>
                <w:b/>
                <w:bCs/>
                <w:i/>
                <w:iCs/>
                <w:rtl/>
              </w:rPr>
              <w:t>סיפור  היסטורי</w:t>
            </w:r>
            <w:r w:rsidRPr="0079161D">
              <w:rPr>
                <w:rFonts w:asciiTheme="minorBidi" w:hAnsiTheme="minorBidi" w:cs="David" w:hint="cs"/>
                <w:rtl/>
              </w:rPr>
              <w:t xml:space="preserve">: </w:t>
            </w:r>
          </w:p>
          <w:p w:rsidR="0025412A" w:rsidRPr="0079161D" w:rsidRDefault="0025412A" w:rsidP="0025412A">
            <w:pPr>
              <w:pStyle w:val="a4"/>
              <w:numPr>
                <w:ilvl w:val="0"/>
                <w:numId w:val="2"/>
              </w:numPr>
              <w:bidi/>
              <w:ind w:left="572" w:hanging="284"/>
              <w:rPr>
                <w:rFonts w:asciiTheme="minorBidi" w:hAnsiTheme="minorBidi" w:cs="David"/>
                <w:rtl/>
              </w:rPr>
            </w:pPr>
            <w:r w:rsidRPr="0079161D">
              <w:rPr>
                <w:rFonts w:asciiTheme="minorBidi" w:hAnsiTheme="minorBidi" w:cs="David"/>
                <w:rtl/>
              </w:rPr>
              <w:t xml:space="preserve">סיפורו של </w:t>
            </w:r>
            <w:r w:rsidRPr="0079161D">
              <w:rPr>
                <w:rFonts w:asciiTheme="minorBidi" w:hAnsiTheme="minorBidi" w:cs="David" w:hint="cs"/>
                <w:rtl/>
              </w:rPr>
              <w:t>פיליפ איגניץ זמלווייס</w:t>
            </w:r>
          </w:p>
          <w:p w:rsidR="0025412A" w:rsidRPr="0079161D" w:rsidRDefault="0025412A" w:rsidP="0025412A">
            <w:pPr>
              <w:pStyle w:val="a4"/>
              <w:numPr>
                <w:ilvl w:val="0"/>
                <w:numId w:val="2"/>
              </w:numPr>
              <w:bidi/>
              <w:ind w:left="572" w:hanging="284"/>
              <w:rPr>
                <w:rFonts w:asciiTheme="minorBidi" w:hAnsiTheme="minorBidi" w:cs="David"/>
                <w:rtl/>
              </w:rPr>
            </w:pPr>
            <w:r w:rsidRPr="0079161D">
              <w:rPr>
                <w:rFonts w:asciiTheme="minorBidi" w:hAnsiTheme="minorBidi" w:cs="David"/>
                <w:rtl/>
              </w:rPr>
              <w:t xml:space="preserve">סיפורו של </w:t>
            </w:r>
            <w:r w:rsidRPr="0079161D">
              <w:rPr>
                <w:rFonts w:asciiTheme="minorBidi" w:hAnsiTheme="minorBidi" w:cs="David" w:hint="cs"/>
                <w:rtl/>
              </w:rPr>
              <w:t>רוברט קוך</w:t>
            </w:r>
          </w:p>
          <w:p w:rsidR="0025412A" w:rsidRPr="0079161D" w:rsidRDefault="0025412A" w:rsidP="00AB7ECF">
            <w:pPr>
              <w:pStyle w:val="a4"/>
              <w:numPr>
                <w:ilvl w:val="0"/>
                <w:numId w:val="2"/>
              </w:numPr>
              <w:bidi/>
              <w:ind w:left="572" w:hanging="284"/>
              <w:rPr>
                <w:rFonts w:asciiTheme="minorBidi" w:hAnsiTheme="minorBidi" w:cs="David"/>
                <w:rtl/>
              </w:rPr>
            </w:pPr>
            <w:r w:rsidRPr="0079161D">
              <w:rPr>
                <w:rFonts w:asciiTheme="minorBidi" w:hAnsiTheme="minorBidi" w:cs="David" w:hint="cs"/>
                <w:rtl/>
              </w:rPr>
              <w:t>סיפורו של פלמינג</w:t>
            </w:r>
          </w:p>
        </w:tc>
      </w:tr>
      <w:tr w:rsidR="00B90ABE" w:rsidRPr="0079161D" w:rsidTr="004F59B2">
        <w:tc>
          <w:tcPr>
            <w:tcW w:w="3151" w:type="dxa"/>
            <w:vMerge w:val="restart"/>
          </w:tcPr>
          <w:p w:rsidR="00B90ABE" w:rsidRPr="0079161D" w:rsidRDefault="00B90ABE" w:rsidP="00295655">
            <w:pPr>
              <w:pStyle w:val="1"/>
              <w:spacing w:before="0" w:after="0"/>
              <w:outlineLvl w:val="0"/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</w:pPr>
            <w:r w:rsidRPr="0079161D">
              <w:rPr>
                <w:rFonts w:asciiTheme="minorBidi" w:hAnsiTheme="minorBidi" w:cs="David" w:hint="cs"/>
                <w:b w:val="0"/>
                <w:bCs w:val="0"/>
                <w:sz w:val="22"/>
                <w:szCs w:val="22"/>
                <w:rtl/>
              </w:rPr>
              <w:t>האדם משתמש במיקרואורגניזמים לצרכים שונים, ברפואה, בתעשייה, בחקלאות ועוד.</w:t>
            </w:r>
          </w:p>
        </w:tc>
        <w:tc>
          <w:tcPr>
            <w:tcW w:w="3402" w:type="dxa"/>
          </w:tcPr>
          <w:p w:rsidR="00B90ABE" w:rsidRPr="0079161D" w:rsidRDefault="00B90ABE" w:rsidP="00B90ABE">
            <w:pPr>
              <w:pStyle w:val="a4"/>
              <w:numPr>
                <w:ilvl w:val="0"/>
                <w:numId w:val="1"/>
              </w:numPr>
              <w:tabs>
                <w:tab w:val="left" w:pos="3257"/>
              </w:tabs>
              <w:bidi/>
              <w:ind w:left="227" w:hanging="227"/>
              <w:rPr>
                <w:rFonts w:asciiTheme="minorBidi" w:hAnsiTheme="minorBidi" w:cs="David"/>
                <w:rtl/>
              </w:rPr>
            </w:pPr>
            <w:r w:rsidRPr="0079161D">
              <w:rPr>
                <w:rFonts w:asciiTheme="minorBidi" w:hAnsiTheme="minorBidi" w:cs="David" w:hint="cs"/>
                <w:rtl/>
              </w:rPr>
              <w:t xml:space="preserve">שימוש במיקרואורגניזמים בתעשיית </w:t>
            </w:r>
            <w:r w:rsidRPr="0079161D">
              <w:rPr>
                <w:rFonts w:asciiTheme="minorBidi" w:hAnsiTheme="minorBidi" w:cs="David"/>
                <w:rtl/>
              </w:rPr>
              <w:t>ייצור מזון.</w:t>
            </w:r>
          </w:p>
          <w:p w:rsidR="00B90ABE" w:rsidRPr="0079161D" w:rsidRDefault="00B90ABE" w:rsidP="00B90ABE">
            <w:pPr>
              <w:pStyle w:val="a4"/>
              <w:numPr>
                <w:ilvl w:val="0"/>
                <w:numId w:val="1"/>
              </w:numPr>
              <w:tabs>
                <w:tab w:val="left" w:pos="3257"/>
              </w:tabs>
              <w:bidi/>
              <w:ind w:left="227" w:hanging="227"/>
              <w:rPr>
                <w:rFonts w:asciiTheme="minorBidi" w:hAnsiTheme="minorBidi" w:cs="David"/>
                <w:rtl/>
              </w:rPr>
            </w:pPr>
            <w:r w:rsidRPr="0079161D">
              <w:rPr>
                <w:rFonts w:asciiTheme="minorBidi" w:hAnsiTheme="minorBidi" w:cs="David"/>
                <w:rtl/>
              </w:rPr>
              <w:t>דרכים לשימור מזון.</w:t>
            </w:r>
          </w:p>
        </w:tc>
        <w:tc>
          <w:tcPr>
            <w:tcW w:w="2835" w:type="dxa"/>
          </w:tcPr>
          <w:p w:rsidR="00B90ABE" w:rsidRPr="0079161D" w:rsidRDefault="00B90ABE" w:rsidP="00B90ABE">
            <w:pPr>
              <w:pStyle w:val="1"/>
              <w:spacing w:before="0" w:after="0"/>
              <w:outlineLvl w:val="0"/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</w:pPr>
            <w:r w:rsidRPr="0079161D"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  <w:t xml:space="preserve">יין, מוצרי בצק, מוצרי חלב, תסיסה. </w:t>
            </w:r>
          </w:p>
          <w:p w:rsidR="00B90ABE" w:rsidRPr="0079161D" w:rsidRDefault="00B90ABE" w:rsidP="00B90ABE">
            <w:pPr>
              <w:pStyle w:val="1"/>
              <w:spacing w:before="0" w:after="0"/>
              <w:outlineLvl w:val="0"/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</w:pPr>
            <w:r w:rsidRPr="0079161D"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  <w:t>הקפאה, הקרנה, ייבוש, עיקור, פסטור, שימור במלח ובסוכר.</w:t>
            </w:r>
          </w:p>
        </w:tc>
        <w:tc>
          <w:tcPr>
            <w:tcW w:w="4786" w:type="dxa"/>
          </w:tcPr>
          <w:p w:rsidR="00B90ABE" w:rsidRPr="0079161D" w:rsidRDefault="00B90ABE" w:rsidP="004F59B2">
            <w:pPr>
              <w:pStyle w:val="1"/>
              <w:spacing w:before="0" w:after="0"/>
              <w:outlineLvl w:val="0"/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</w:pPr>
          </w:p>
        </w:tc>
      </w:tr>
      <w:tr w:rsidR="00840761" w:rsidRPr="0079161D" w:rsidTr="00841D8E">
        <w:trPr>
          <w:trHeight w:val="1388"/>
        </w:trPr>
        <w:tc>
          <w:tcPr>
            <w:tcW w:w="3151" w:type="dxa"/>
            <w:vMerge/>
          </w:tcPr>
          <w:p w:rsidR="00840761" w:rsidRPr="0079161D" w:rsidRDefault="00840761" w:rsidP="00987E89">
            <w:pPr>
              <w:pStyle w:val="1"/>
              <w:spacing w:before="0" w:after="0"/>
              <w:outlineLvl w:val="0"/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</w:pPr>
          </w:p>
        </w:tc>
        <w:tc>
          <w:tcPr>
            <w:tcW w:w="3402" w:type="dxa"/>
          </w:tcPr>
          <w:p w:rsidR="00840761" w:rsidRPr="0079161D" w:rsidRDefault="00840761" w:rsidP="00840761">
            <w:pPr>
              <w:pStyle w:val="a4"/>
              <w:numPr>
                <w:ilvl w:val="0"/>
                <w:numId w:val="1"/>
              </w:numPr>
              <w:tabs>
                <w:tab w:val="left" w:pos="3257"/>
              </w:tabs>
              <w:bidi/>
              <w:ind w:left="227" w:hanging="227"/>
              <w:rPr>
                <w:rFonts w:asciiTheme="minorBidi" w:hAnsiTheme="minorBidi" w:cs="David"/>
                <w:rtl/>
              </w:rPr>
            </w:pPr>
            <w:r w:rsidRPr="0079161D">
              <w:rPr>
                <w:rFonts w:asciiTheme="minorBidi" w:hAnsiTheme="minorBidi" w:cs="David" w:hint="cs"/>
                <w:rtl/>
              </w:rPr>
              <w:t xml:space="preserve">שימוש במיקרואורגניזמים ברפואה </w:t>
            </w:r>
          </w:p>
        </w:tc>
        <w:tc>
          <w:tcPr>
            <w:tcW w:w="2835" w:type="dxa"/>
          </w:tcPr>
          <w:p w:rsidR="00840761" w:rsidRPr="0079161D" w:rsidRDefault="00840761" w:rsidP="00B7606C">
            <w:pPr>
              <w:pStyle w:val="1"/>
              <w:spacing w:before="0" w:after="0"/>
              <w:outlineLvl w:val="0"/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</w:pPr>
          </w:p>
        </w:tc>
        <w:tc>
          <w:tcPr>
            <w:tcW w:w="4786" w:type="dxa"/>
          </w:tcPr>
          <w:p w:rsidR="006E2093" w:rsidRPr="0079161D" w:rsidRDefault="00840761" w:rsidP="006E2093">
            <w:pPr>
              <w:pStyle w:val="1"/>
              <w:spacing w:before="0" w:after="0"/>
              <w:outlineLvl w:val="0"/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</w:pPr>
            <w:r w:rsidRPr="0079161D">
              <w:rPr>
                <w:rFonts w:asciiTheme="minorBidi" w:hAnsiTheme="minorBidi" w:cs="David" w:hint="cs"/>
                <w:b w:val="0"/>
                <w:bCs w:val="0"/>
                <w:sz w:val="22"/>
                <w:szCs w:val="22"/>
                <w:rtl/>
              </w:rPr>
              <w:t>חשוב שהתלמידים יכירו את המושגים ביוטכנולוגיה והנדסה גנטית בצורה כללית. אין צורך להיכנס לתיאור שלבי השיטה</w:t>
            </w:r>
            <w:r w:rsidR="00841D8E" w:rsidRPr="0079161D">
              <w:rPr>
                <w:rFonts w:asciiTheme="minorBidi" w:hAnsiTheme="minorBidi" w:cs="David" w:hint="cs"/>
                <w:b w:val="0"/>
                <w:bCs w:val="0"/>
                <w:sz w:val="22"/>
                <w:szCs w:val="22"/>
                <w:rtl/>
              </w:rPr>
              <w:t xml:space="preserve"> </w:t>
            </w:r>
            <w:r w:rsidR="006E2093" w:rsidRPr="0079161D">
              <w:rPr>
                <w:rFonts w:asciiTheme="minorBidi" w:hAnsiTheme="minorBidi" w:cs="David" w:hint="cs"/>
                <w:b w:val="0"/>
                <w:bCs w:val="0"/>
                <w:sz w:val="22"/>
                <w:szCs w:val="22"/>
                <w:rtl/>
              </w:rPr>
              <w:t xml:space="preserve">של </w:t>
            </w:r>
            <w:r w:rsidR="00841D8E" w:rsidRPr="0079161D">
              <w:rPr>
                <w:rFonts w:asciiTheme="minorBidi" w:hAnsiTheme="minorBidi" w:cs="David" w:hint="cs"/>
                <w:b w:val="0"/>
                <w:bCs w:val="0"/>
                <w:sz w:val="22"/>
                <w:szCs w:val="22"/>
                <w:rtl/>
              </w:rPr>
              <w:t>הנדסה גנטית</w:t>
            </w:r>
            <w:r w:rsidRPr="0079161D">
              <w:rPr>
                <w:rFonts w:asciiTheme="minorBidi" w:hAnsiTheme="minorBidi" w:cs="David" w:hint="cs"/>
                <w:b w:val="0"/>
                <w:bCs w:val="0"/>
                <w:sz w:val="22"/>
                <w:szCs w:val="22"/>
                <w:rtl/>
              </w:rPr>
              <w:t xml:space="preserve">. </w:t>
            </w:r>
          </w:p>
          <w:p w:rsidR="00840761" w:rsidRPr="0079161D" w:rsidRDefault="00840761" w:rsidP="006E2093">
            <w:pPr>
              <w:pStyle w:val="1"/>
              <w:spacing w:before="0" w:after="0"/>
              <w:outlineLvl w:val="0"/>
              <w:rPr>
                <w:rFonts w:asciiTheme="minorBidi" w:hAnsiTheme="minorBidi" w:cs="David"/>
                <w:b w:val="0"/>
                <w:bCs w:val="0"/>
                <w:sz w:val="22"/>
                <w:szCs w:val="22"/>
                <w:rtl/>
              </w:rPr>
            </w:pPr>
            <w:r w:rsidRPr="0079161D">
              <w:rPr>
                <w:rFonts w:asciiTheme="minorBidi" w:hAnsiTheme="minorBidi" w:cs="David" w:hint="cs"/>
                <w:b w:val="0"/>
                <w:bCs w:val="0"/>
                <w:sz w:val="22"/>
                <w:szCs w:val="22"/>
                <w:rtl/>
              </w:rPr>
              <w:t xml:space="preserve">ניתן ללמד בעזרת דוגמאות כמו: הורמון הגדילה, אינסולין </w:t>
            </w:r>
            <w:r w:rsidR="006E2093" w:rsidRPr="0079161D">
              <w:rPr>
                <w:rFonts w:asciiTheme="minorBidi" w:hAnsiTheme="minorBidi" w:cs="David" w:hint="cs"/>
                <w:b w:val="0"/>
                <w:bCs w:val="0"/>
                <w:sz w:val="22"/>
                <w:szCs w:val="22"/>
                <w:rtl/>
              </w:rPr>
              <w:t>ו</w:t>
            </w:r>
            <w:r w:rsidRPr="0079161D">
              <w:rPr>
                <w:rFonts w:asciiTheme="minorBidi" w:hAnsiTheme="minorBidi" w:cs="David" w:hint="cs"/>
                <w:b w:val="0"/>
                <w:bCs w:val="0"/>
                <w:sz w:val="22"/>
                <w:szCs w:val="22"/>
                <w:rtl/>
              </w:rPr>
              <w:t xml:space="preserve">דרכי חיסון. </w:t>
            </w:r>
          </w:p>
        </w:tc>
      </w:tr>
    </w:tbl>
    <w:p w:rsidR="00841D8E" w:rsidRPr="0079161D" w:rsidRDefault="00841D8E" w:rsidP="004F59B2">
      <w:pPr>
        <w:bidi/>
        <w:rPr>
          <w:rFonts w:asciiTheme="minorBidi" w:hAnsiTheme="minorBidi" w:cs="David"/>
          <w:highlight w:val="yellow"/>
          <w:rtl/>
        </w:rPr>
      </w:pPr>
    </w:p>
    <w:p w:rsidR="00841D8E" w:rsidRPr="0079161D" w:rsidRDefault="00841D8E" w:rsidP="00841D8E">
      <w:pPr>
        <w:bidi/>
        <w:rPr>
          <w:rFonts w:asciiTheme="minorBidi" w:hAnsiTheme="minorBidi" w:cs="David"/>
          <w:highlight w:val="yellow"/>
          <w:rtl/>
        </w:rPr>
      </w:pPr>
    </w:p>
    <w:p w:rsidR="007C7B8F" w:rsidRPr="0079161D" w:rsidRDefault="004F59B2" w:rsidP="00841D8E">
      <w:pPr>
        <w:bidi/>
        <w:rPr>
          <w:rFonts w:asciiTheme="minorBidi" w:hAnsiTheme="minorBidi" w:cs="David"/>
        </w:rPr>
      </w:pPr>
      <w:r w:rsidRPr="0079161D">
        <w:rPr>
          <w:rFonts w:asciiTheme="minorBidi" w:hAnsiTheme="minorBidi" w:cs="David" w:hint="cs"/>
          <w:highlight w:val="yellow"/>
          <w:rtl/>
        </w:rPr>
        <w:t xml:space="preserve"> </w:t>
      </w:r>
    </w:p>
    <w:p w:rsidR="0025412A" w:rsidRPr="0079161D" w:rsidRDefault="0025412A" w:rsidP="0025412A">
      <w:pPr>
        <w:pStyle w:val="1"/>
        <w:spacing w:line="360" w:lineRule="auto"/>
        <w:jc w:val="both"/>
        <w:rPr>
          <w:rFonts w:cs="David"/>
        </w:rPr>
      </w:pPr>
    </w:p>
    <w:sectPr w:rsidR="0025412A" w:rsidRPr="0079161D" w:rsidSect="00582698">
      <w:footerReference w:type="default" r:id="rId17"/>
      <w:pgSz w:w="16838" w:h="11906" w:orient="landscape"/>
      <w:pgMar w:top="851" w:right="1440" w:bottom="1800" w:left="1440" w:header="708" w:footer="17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4236" w:rsidRDefault="00C84236" w:rsidP="00F15011">
      <w:r>
        <w:separator/>
      </w:r>
    </w:p>
  </w:endnote>
  <w:endnote w:type="continuationSeparator" w:id="0">
    <w:p w:rsidR="00C84236" w:rsidRDefault="00C84236" w:rsidP="00F15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7BA1" w:rsidRPr="00924D68" w:rsidRDefault="00C67BA1" w:rsidP="00C67BA1">
    <w:pPr>
      <w:pStyle w:val="a9"/>
      <w:bidi/>
      <w:ind w:left="0"/>
      <w:jc w:val="center"/>
      <w:rPr>
        <w:rFonts w:cs="David"/>
        <w:rtl/>
      </w:rPr>
    </w:pPr>
    <w:r w:rsidRPr="00924D68">
      <w:rPr>
        <w:rFonts w:cs="David" w:hint="cs"/>
        <w:rtl/>
      </w:rPr>
      <w:t>אגף מדעים</w:t>
    </w:r>
  </w:p>
  <w:p w:rsidR="00C67BA1" w:rsidRPr="00924D68" w:rsidRDefault="00C67BA1" w:rsidP="00C67BA1">
    <w:pPr>
      <w:pStyle w:val="a9"/>
      <w:bidi/>
      <w:ind w:left="0"/>
      <w:jc w:val="center"/>
      <w:rPr>
        <w:rFonts w:cs="David"/>
        <w:rtl/>
        <w:cs/>
      </w:rPr>
    </w:pPr>
    <w:r w:rsidRPr="00924D68">
      <w:rPr>
        <w:rFonts w:cs="David" w:hint="cs"/>
        <w:rtl/>
      </w:rPr>
      <w:t>תכנית לימודים בביולוגיה</w:t>
    </w:r>
  </w:p>
  <w:p w:rsidR="00C67BA1" w:rsidRPr="00924D68" w:rsidRDefault="00C67BA1" w:rsidP="00C67BA1">
    <w:pPr>
      <w:pStyle w:val="a9"/>
      <w:bidi/>
      <w:ind w:left="0"/>
      <w:jc w:val="center"/>
      <w:rPr>
        <w:rFonts w:cs="David"/>
        <w:rtl/>
        <w:cs/>
      </w:rPr>
    </w:pPr>
    <w:r w:rsidRPr="00924D68">
      <w:rPr>
        <w:rFonts w:cs="David" w:hint="cs"/>
        <w:rtl/>
        <w:cs/>
      </w:rPr>
      <w:t xml:space="preserve">מבוא לביולוגיה </w:t>
    </w:r>
    <w:r w:rsidRPr="00924D68">
      <w:rPr>
        <w:rFonts w:cs="David" w:hint="cs"/>
        <w:rtl/>
      </w:rPr>
      <w:t>-</w:t>
    </w:r>
    <w:r w:rsidRPr="00924D68">
      <w:rPr>
        <w:rFonts w:cs="David" w:hint="cs"/>
        <w:rtl/>
        <w:cs/>
      </w:rPr>
      <w:t xml:space="preserve"> פרקים נבחרים בביולוגיה למתמחים</w:t>
    </w:r>
  </w:p>
  <w:p w:rsidR="00C67BA1" w:rsidRPr="00924D68" w:rsidRDefault="00C67BA1" w:rsidP="00E73E4F">
    <w:pPr>
      <w:pStyle w:val="a9"/>
      <w:tabs>
        <w:tab w:val="clear" w:pos="4153"/>
        <w:tab w:val="clear" w:pos="8306"/>
      </w:tabs>
      <w:bidi/>
      <w:ind w:left="0"/>
      <w:jc w:val="center"/>
      <w:rPr>
        <w:rFonts w:cs="David"/>
        <w:rtl/>
        <w:cs/>
      </w:rPr>
    </w:pPr>
    <w:r w:rsidRPr="00924D68">
      <w:rPr>
        <w:rFonts w:cs="David" w:hint="cs"/>
        <w:rtl/>
        <w:cs/>
      </w:rPr>
      <w:t>מיקרואורגניזמים בדגש על מחקרים פורצי דרך</w:t>
    </w:r>
  </w:p>
  <w:p w:rsidR="00C67BA1" w:rsidRPr="00C67BA1" w:rsidRDefault="00C67BA1" w:rsidP="00C67BA1">
    <w:pPr>
      <w:pStyle w:val="a9"/>
      <w:bidi/>
      <w:ind w:left="0"/>
      <w:jc w:val="right"/>
      <w:rPr>
        <w:rFonts w:cs="David"/>
        <w:b/>
        <w:bCs/>
      </w:rPr>
    </w:pPr>
    <w:r>
      <w:rPr>
        <w:rFonts w:cs="David" w:hint="cs"/>
        <w:b/>
        <w:bCs/>
        <w:rtl/>
      </w:rPr>
      <w:t xml:space="preserve">   </w:t>
    </w:r>
    <w:sdt>
      <w:sdtPr>
        <w:rPr>
          <w:rFonts w:cs="David"/>
          <w:rtl/>
        </w:rPr>
        <w:id w:val="-437758824"/>
        <w:docPartObj>
          <w:docPartGallery w:val="Page Numbers (Bottom of Page)"/>
          <w:docPartUnique/>
        </w:docPartObj>
      </w:sdtPr>
      <w:sdtEndPr>
        <w:rPr>
          <w:cs/>
        </w:rPr>
      </w:sdtEndPr>
      <w:sdtContent>
        <w:r w:rsidRPr="00C67BA1">
          <w:rPr>
            <w:rFonts w:cs="David"/>
          </w:rPr>
          <w:fldChar w:fldCharType="begin"/>
        </w:r>
        <w:r w:rsidRPr="00C67BA1">
          <w:rPr>
            <w:rFonts w:cs="David"/>
            <w:rtl/>
            <w:cs/>
          </w:rPr>
          <w:instrText>PAGE   \* MERGEFORMAT</w:instrText>
        </w:r>
        <w:r w:rsidRPr="00C67BA1">
          <w:rPr>
            <w:rFonts w:cs="David"/>
          </w:rPr>
          <w:fldChar w:fldCharType="separate"/>
        </w:r>
        <w:r w:rsidR="00B915AF" w:rsidRPr="00B915AF">
          <w:rPr>
            <w:rFonts w:cs="David"/>
            <w:noProof/>
            <w:rtl/>
            <w:lang w:val="he-IL"/>
          </w:rPr>
          <w:t>1</w:t>
        </w:r>
        <w:r w:rsidRPr="00C67BA1">
          <w:rPr>
            <w:rFonts w:cs="David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4236" w:rsidRDefault="00C84236" w:rsidP="00F15011">
      <w:r>
        <w:separator/>
      </w:r>
    </w:p>
  </w:footnote>
  <w:footnote w:type="continuationSeparator" w:id="0">
    <w:p w:rsidR="00C84236" w:rsidRDefault="00C84236" w:rsidP="00F150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FB13B6"/>
    <w:multiLevelType w:val="hybridMultilevel"/>
    <w:tmpl w:val="A3546218"/>
    <w:lvl w:ilvl="0" w:tplc="51F20682">
      <w:start w:val="1"/>
      <w:numFmt w:val="bullet"/>
      <w:lvlText w:val=""/>
      <w:lvlJc w:val="left"/>
      <w:pPr>
        <w:ind w:left="1074" w:hanging="360"/>
      </w:pPr>
      <w:rPr>
        <w:rFonts w:ascii="Symbol" w:hAnsi="Symbol" w:hint="default"/>
        <w:bCs w:val="0"/>
        <w:iCs w:val="0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" w15:restartNumberingAfterBreak="0">
    <w:nsid w:val="241E3FBB"/>
    <w:multiLevelType w:val="hybridMultilevel"/>
    <w:tmpl w:val="628C321C"/>
    <w:lvl w:ilvl="0" w:tplc="51F2068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bCs w:val="0"/>
        <w:iCs w:val="0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2D5508F"/>
    <w:multiLevelType w:val="hybridMultilevel"/>
    <w:tmpl w:val="79C87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7AE0E9F"/>
    <w:multiLevelType w:val="hybridMultilevel"/>
    <w:tmpl w:val="4CB2C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AF52B3"/>
    <w:multiLevelType w:val="hybridMultilevel"/>
    <w:tmpl w:val="A1E41E4E"/>
    <w:lvl w:ilvl="0" w:tplc="51F206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Cs w:val="0"/>
        <w:iCs w:val="0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C05889"/>
    <w:multiLevelType w:val="hybridMultilevel"/>
    <w:tmpl w:val="81E6F35A"/>
    <w:lvl w:ilvl="0" w:tplc="8536EE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9DECB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27E1A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21018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A8ABC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E72D2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38E78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3C2E6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8F243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12A"/>
    <w:rsid w:val="00022BA3"/>
    <w:rsid w:val="00043C7F"/>
    <w:rsid w:val="00066D22"/>
    <w:rsid w:val="00086417"/>
    <w:rsid w:val="000B1F74"/>
    <w:rsid w:val="000C6648"/>
    <w:rsid w:val="00100810"/>
    <w:rsid w:val="001302AB"/>
    <w:rsid w:val="001419C6"/>
    <w:rsid w:val="00167FD8"/>
    <w:rsid w:val="001916D5"/>
    <w:rsid w:val="00207BAE"/>
    <w:rsid w:val="002233AE"/>
    <w:rsid w:val="0025412A"/>
    <w:rsid w:val="00291E36"/>
    <w:rsid w:val="00295655"/>
    <w:rsid w:val="002F4616"/>
    <w:rsid w:val="00327ECB"/>
    <w:rsid w:val="0036640E"/>
    <w:rsid w:val="00381ECC"/>
    <w:rsid w:val="003A56B3"/>
    <w:rsid w:val="003A61FB"/>
    <w:rsid w:val="003C4CAD"/>
    <w:rsid w:val="004F59B2"/>
    <w:rsid w:val="005640BF"/>
    <w:rsid w:val="00582698"/>
    <w:rsid w:val="00604DCE"/>
    <w:rsid w:val="0069102A"/>
    <w:rsid w:val="006A71FF"/>
    <w:rsid w:val="006E2093"/>
    <w:rsid w:val="0075266B"/>
    <w:rsid w:val="0079161D"/>
    <w:rsid w:val="007B4182"/>
    <w:rsid w:val="007C7B8F"/>
    <w:rsid w:val="00822356"/>
    <w:rsid w:val="00832CB9"/>
    <w:rsid w:val="00840761"/>
    <w:rsid w:val="00841D8E"/>
    <w:rsid w:val="00881561"/>
    <w:rsid w:val="00895054"/>
    <w:rsid w:val="00924D68"/>
    <w:rsid w:val="009274E2"/>
    <w:rsid w:val="00987E89"/>
    <w:rsid w:val="009E168E"/>
    <w:rsid w:val="009F6A0D"/>
    <w:rsid w:val="00A00A94"/>
    <w:rsid w:val="00A128BC"/>
    <w:rsid w:val="00A73C5C"/>
    <w:rsid w:val="00A84FF4"/>
    <w:rsid w:val="00A85858"/>
    <w:rsid w:val="00A86DBE"/>
    <w:rsid w:val="00AB7ECF"/>
    <w:rsid w:val="00AD4FE5"/>
    <w:rsid w:val="00B2197F"/>
    <w:rsid w:val="00B23752"/>
    <w:rsid w:val="00B7606C"/>
    <w:rsid w:val="00B90ABE"/>
    <w:rsid w:val="00B915AF"/>
    <w:rsid w:val="00B927C3"/>
    <w:rsid w:val="00BA5EC3"/>
    <w:rsid w:val="00C01441"/>
    <w:rsid w:val="00C67BA1"/>
    <w:rsid w:val="00C84236"/>
    <w:rsid w:val="00CD6660"/>
    <w:rsid w:val="00CF564B"/>
    <w:rsid w:val="00D109B8"/>
    <w:rsid w:val="00D251AD"/>
    <w:rsid w:val="00D33520"/>
    <w:rsid w:val="00DF1FA8"/>
    <w:rsid w:val="00E22E7E"/>
    <w:rsid w:val="00E653C9"/>
    <w:rsid w:val="00E73E4F"/>
    <w:rsid w:val="00E85E91"/>
    <w:rsid w:val="00EA44E2"/>
    <w:rsid w:val="00F15011"/>
    <w:rsid w:val="00F57A5B"/>
    <w:rsid w:val="00FB5386"/>
    <w:rsid w:val="00FC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5C5790A-EC15-4D61-9D33-80C6488C3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412A"/>
    <w:pPr>
      <w:spacing w:after="0" w:line="240" w:lineRule="auto"/>
      <w:ind w:left="720"/>
    </w:pPr>
  </w:style>
  <w:style w:type="paragraph" w:styleId="1">
    <w:name w:val="heading 1"/>
    <w:basedOn w:val="a"/>
    <w:next w:val="a"/>
    <w:link w:val="10"/>
    <w:qFormat/>
    <w:rsid w:val="0025412A"/>
    <w:pPr>
      <w:keepNext/>
      <w:bidi/>
      <w:spacing w:before="240" w:after="60"/>
      <w:ind w:left="0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12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25412A"/>
    <w:rPr>
      <w:rFonts w:ascii="Arial" w:eastAsia="Times New Roman" w:hAnsi="Arial" w:cs="Arial"/>
      <w:b/>
      <w:bCs/>
      <w:kern w:val="32"/>
      <w:sz w:val="32"/>
      <w:szCs w:val="32"/>
    </w:rPr>
  </w:style>
  <w:style w:type="paragraph" w:customStyle="1" w:styleId="20">
    <w:name w:val="כותרת 20"/>
    <w:basedOn w:val="a"/>
    <w:link w:val="20Char"/>
    <w:rsid w:val="0025412A"/>
    <w:pPr>
      <w:bidi/>
      <w:spacing w:line="360" w:lineRule="auto"/>
      <w:ind w:left="0"/>
      <w:jc w:val="both"/>
    </w:pPr>
    <w:rPr>
      <w:rFonts w:ascii="Times New Roman" w:eastAsia="Times New Roman" w:hAnsi="Times New Roman" w:cs="David"/>
      <w:b/>
      <w:bCs/>
      <w:w w:val="90"/>
      <w:sz w:val="40"/>
      <w:szCs w:val="40"/>
    </w:rPr>
  </w:style>
  <w:style w:type="character" w:customStyle="1" w:styleId="20Char">
    <w:name w:val="כותרת 20 Char"/>
    <w:basedOn w:val="a0"/>
    <w:link w:val="20"/>
    <w:rsid w:val="0025412A"/>
    <w:rPr>
      <w:rFonts w:ascii="Times New Roman" w:eastAsia="Times New Roman" w:hAnsi="Times New Roman" w:cs="David"/>
      <w:b/>
      <w:bCs/>
      <w:w w:val="90"/>
      <w:sz w:val="40"/>
      <w:szCs w:val="40"/>
    </w:rPr>
  </w:style>
  <w:style w:type="table" w:styleId="a3">
    <w:name w:val="Table Grid"/>
    <w:basedOn w:val="a1"/>
    <w:uiPriority w:val="59"/>
    <w:rsid w:val="00254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5412A"/>
    <w:pPr>
      <w:contextualSpacing/>
    </w:pPr>
  </w:style>
  <w:style w:type="character" w:styleId="Hyperlink">
    <w:name w:val="Hyperlink"/>
    <w:basedOn w:val="a0"/>
    <w:uiPriority w:val="99"/>
    <w:unhideWhenUsed/>
    <w:rsid w:val="0025412A"/>
    <w:rPr>
      <w:color w:val="0000FF" w:themeColor="hyperlink"/>
      <w:u w:val="single"/>
    </w:rPr>
  </w:style>
  <w:style w:type="character" w:customStyle="1" w:styleId="40">
    <w:name w:val="כותרת 4 תו"/>
    <w:basedOn w:val="a0"/>
    <w:link w:val="4"/>
    <w:uiPriority w:val="9"/>
    <w:semiHidden/>
    <w:rsid w:val="0025412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5">
    <w:name w:val="Balloon Text"/>
    <w:basedOn w:val="a"/>
    <w:link w:val="a6"/>
    <w:uiPriority w:val="99"/>
    <w:semiHidden/>
    <w:unhideWhenUsed/>
    <w:rsid w:val="005640BF"/>
    <w:rPr>
      <w:rFonts w:ascii="Tahoma" w:hAnsi="Tahoma" w:cs="Tahoma"/>
      <w:sz w:val="16"/>
      <w:szCs w:val="16"/>
    </w:rPr>
  </w:style>
  <w:style w:type="character" w:customStyle="1" w:styleId="a6">
    <w:name w:val="טקסט בלונים תו"/>
    <w:basedOn w:val="a0"/>
    <w:link w:val="a5"/>
    <w:uiPriority w:val="99"/>
    <w:semiHidden/>
    <w:rsid w:val="005640BF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F1501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basedOn w:val="a0"/>
    <w:link w:val="a7"/>
    <w:uiPriority w:val="99"/>
    <w:rsid w:val="00F15011"/>
  </w:style>
  <w:style w:type="paragraph" w:styleId="a9">
    <w:name w:val="footer"/>
    <w:basedOn w:val="a"/>
    <w:link w:val="aa"/>
    <w:uiPriority w:val="99"/>
    <w:unhideWhenUsed/>
    <w:rsid w:val="00F15011"/>
    <w:pPr>
      <w:tabs>
        <w:tab w:val="center" w:pos="4153"/>
        <w:tab w:val="right" w:pos="8306"/>
      </w:tabs>
    </w:pPr>
  </w:style>
  <w:style w:type="character" w:customStyle="1" w:styleId="aa">
    <w:name w:val="כותרת תחתונה תו"/>
    <w:basedOn w:val="a0"/>
    <w:link w:val="a9"/>
    <w:uiPriority w:val="99"/>
    <w:rsid w:val="00F15011"/>
  </w:style>
  <w:style w:type="character" w:customStyle="1" w:styleId="apple-converted-space">
    <w:name w:val="apple-converted-space"/>
    <w:basedOn w:val="a0"/>
    <w:rsid w:val="00B7606C"/>
  </w:style>
  <w:style w:type="character" w:styleId="FollowedHyperlink">
    <w:name w:val="FollowedHyperlink"/>
    <w:basedOn w:val="a0"/>
    <w:uiPriority w:val="99"/>
    <w:semiHidden/>
    <w:unhideWhenUsed/>
    <w:rsid w:val="001419C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7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6028">
          <w:marLeft w:val="0"/>
          <w:marRight w:val="547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2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ayadan.org.il/luis-pasteur-part-b-0202081/" TargetMode="External"/><Relationship Id="rId13" Type="http://schemas.openxmlformats.org/officeDocument/2006/relationships/hyperlink" Target="http://www.bioteach.org.il/2011-07-29-16-10-05/%D7%93%D7%A4%D7%99-%D7%A2%D7%91%D7%95%D7%93%D7%94-4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hayadan.org.il/luis-pasteur-part-a-0102081/" TargetMode="External"/><Relationship Id="rId12" Type="http://schemas.openxmlformats.org/officeDocument/2006/relationships/hyperlink" Target="http://www.amalnet.k12.il/micro/micro2.asp?tat=%EC%E5%E1%F9%E9%ED%20%E7%EC%E5%F7%20%EC%E1%EF&amp;num=mic00307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://webadventures.rice.edu/stu/Games/MedMyst-Original/_301/Game-Overview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telem.openu.ac.il/courses/c20237/nobact.ht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cms.education.gov.il/NR/rdonlyres/73D4CC7D-320E-4309-9E59-0B708BD40A60/164052/Unnamed5.doc" TargetMode="External"/><Relationship Id="rId10" Type="http://schemas.openxmlformats.org/officeDocument/2006/relationships/hyperlink" Target="http://www.hayadan.org.il/luis-pasteur-part-d-0402081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hayadan.org.il/luis-pasteur-part-c-0302081/" TargetMode="External"/><Relationship Id="rId14" Type="http://schemas.openxmlformats.org/officeDocument/2006/relationships/hyperlink" Target="http://cms.education.gov.il/NR/rdonlyres/73D4CC7D-320E-4309-9E59-0B708BD40A60/164051/Unnamed4.doc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761</Words>
  <Characters>3808</Characters>
  <Application>Microsoft Office Word</Application>
  <DocSecurity>0</DocSecurity>
  <Lines>31</Lines>
  <Paragraphs>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Ministry of Education</Company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רוחמה</dc:creator>
  <cp:lastModifiedBy>HP</cp:lastModifiedBy>
  <cp:revision>2</cp:revision>
  <dcterms:created xsi:type="dcterms:W3CDTF">2020-10-27T10:35:00Z</dcterms:created>
  <dcterms:modified xsi:type="dcterms:W3CDTF">2020-10-27T10:35:00Z</dcterms:modified>
</cp:coreProperties>
</file>